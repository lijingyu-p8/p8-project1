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6CED9" w14:textId="77777777" w:rsidR="00C7194B" w:rsidRDefault="00176B46">
      <w:pPr>
        <w:widowControl/>
        <w:spacing w:line="26" w:lineRule="atLeast"/>
        <w:jc w:val="left"/>
        <w:rPr>
          <w:rFonts w:ascii="宋体" w:eastAsia="宋体" w:hAnsi="宋体" w:cs="宋体"/>
          <w:b/>
          <w:kern w:val="0"/>
          <w:sz w:val="43"/>
          <w:szCs w:val="43"/>
          <w:lang w:bidi="ar"/>
        </w:rPr>
      </w:pPr>
      <w:r>
        <w:rPr>
          <w:rFonts w:ascii="宋体" w:eastAsia="宋体" w:hAnsi="宋体" w:cs="宋体"/>
          <w:b/>
          <w:kern w:val="0"/>
          <w:sz w:val="43"/>
          <w:szCs w:val="43"/>
          <w:lang w:bidi="ar"/>
        </w:rPr>
        <w:t>项目上遇到服务慢、卡住等情况的解决方案</w:t>
      </w:r>
    </w:p>
    <w:p w14:paraId="769A20D0" w14:textId="77777777" w:rsidR="00C7194B" w:rsidRDefault="00176B46">
      <w:pPr>
        <w:widowControl/>
        <w:spacing w:line="26" w:lineRule="atLeast"/>
        <w:ind w:firstLineChars="2400" w:firstLine="5783"/>
        <w:jc w:val="left"/>
        <w:rPr>
          <w:rFonts w:ascii="宋体" w:eastAsia="宋体" w:hAnsi="宋体" w:cs="宋体"/>
          <w:b/>
          <w:kern w:val="0"/>
          <w:sz w:val="24"/>
          <w:lang w:bidi="ar"/>
        </w:rPr>
      </w:pPr>
      <w:r>
        <w:rPr>
          <w:rFonts w:ascii="宋体" w:eastAsia="宋体" w:hAnsi="宋体" w:cs="宋体" w:hint="eastAsia"/>
          <w:b/>
          <w:kern w:val="0"/>
          <w:sz w:val="24"/>
          <w:lang w:bidi="ar"/>
        </w:rPr>
        <w:t>企业研发三部</w:t>
      </w:r>
    </w:p>
    <w:sdt>
      <w:sdtPr>
        <w:rPr>
          <w:rFonts w:asciiTheme="minorHAnsi" w:eastAsiaTheme="minorEastAsia" w:hAnsiTheme="minorHAnsi" w:cstheme="minorBidi"/>
          <w:color w:val="auto"/>
          <w:kern w:val="2"/>
          <w:sz w:val="21"/>
          <w:szCs w:val="24"/>
          <w:lang w:val="zh-CN"/>
        </w:rPr>
        <w:id w:val="-1111349509"/>
        <w:docPartObj>
          <w:docPartGallery w:val="Table of Contents"/>
          <w:docPartUnique/>
        </w:docPartObj>
      </w:sdtPr>
      <w:sdtEndPr>
        <w:rPr>
          <w:b/>
          <w:bCs/>
        </w:rPr>
      </w:sdtEndPr>
      <w:sdtContent>
        <w:p w14:paraId="11E9BE6E" w14:textId="77777777" w:rsidR="009B7BF9" w:rsidRDefault="009B7BF9">
          <w:pPr>
            <w:pStyle w:val="TOC"/>
          </w:pPr>
          <w:r>
            <w:rPr>
              <w:lang w:val="zh-CN"/>
            </w:rPr>
            <w:t>目录</w:t>
          </w:r>
        </w:p>
        <w:p w14:paraId="4F3B46F8" w14:textId="77777777" w:rsidR="00DC3237" w:rsidRDefault="009B7BF9">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10018468" w:history="1">
            <w:r w:rsidR="00DC3237" w:rsidRPr="00B80D52">
              <w:rPr>
                <w:rStyle w:val="a8"/>
                <w:noProof/>
              </w:rPr>
              <w:t>一、首先：需要项目上确认的内容</w:t>
            </w:r>
            <w:r w:rsidR="00DC3237">
              <w:rPr>
                <w:noProof/>
                <w:webHidden/>
              </w:rPr>
              <w:tab/>
            </w:r>
            <w:r w:rsidR="00DC3237">
              <w:rPr>
                <w:noProof/>
                <w:webHidden/>
              </w:rPr>
              <w:fldChar w:fldCharType="begin"/>
            </w:r>
            <w:r w:rsidR="00DC3237">
              <w:rPr>
                <w:noProof/>
                <w:webHidden/>
              </w:rPr>
              <w:instrText xml:space="preserve"> PAGEREF _Toc10018468 \h </w:instrText>
            </w:r>
            <w:r w:rsidR="00DC3237">
              <w:rPr>
                <w:noProof/>
                <w:webHidden/>
              </w:rPr>
            </w:r>
            <w:r w:rsidR="00DC3237">
              <w:rPr>
                <w:noProof/>
                <w:webHidden/>
              </w:rPr>
              <w:fldChar w:fldCharType="separate"/>
            </w:r>
            <w:r w:rsidR="00DC3237">
              <w:rPr>
                <w:noProof/>
                <w:webHidden/>
              </w:rPr>
              <w:t>3</w:t>
            </w:r>
            <w:r w:rsidR="00DC3237">
              <w:rPr>
                <w:noProof/>
                <w:webHidden/>
              </w:rPr>
              <w:fldChar w:fldCharType="end"/>
            </w:r>
          </w:hyperlink>
        </w:p>
        <w:p w14:paraId="301E7D19" w14:textId="77777777" w:rsidR="00DC3237" w:rsidRDefault="005434D6">
          <w:pPr>
            <w:pStyle w:val="TOC2"/>
            <w:tabs>
              <w:tab w:val="right" w:leader="dot" w:pos="8296"/>
            </w:tabs>
            <w:rPr>
              <w:rFonts w:cstheme="minorBidi"/>
              <w:noProof/>
              <w:kern w:val="2"/>
              <w:sz w:val="21"/>
            </w:rPr>
          </w:pPr>
          <w:hyperlink w:anchor="_Toc10018469" w:history="1">
            <w:r w:rsidR="00DC3237" w:rsidRPr="00B80D52">
              <w:rPr>
                <w:rStyle w:val="a8"/>
                <w:noProof/>
              </w:rPr>
              <w:t>1</w:t>
            </w:r>
            <w:r w:rsidR="00DC3237" w:rsidRPr="00B80D52">
              <w:rPr>
                <w:rStyle w:val="a8"/>
                <w:noProof/>
              </w:rPr>
              <w:t>、确认部署方式，是集群（几个节点）还是单节点？</w:t>
            </w:r>
            <w:r w:rsidR="00DC3237">
              <w:rPr>
                <w:noProof/>
                <w:webHidden/>
              </w:rPr>
              <w:tab/>
            </w:r>
            <w:r w:rsidR="00DC3237">
              <w:rPr>
                <w:noProof/>
                <w:webHidden/>
              </w:rPr>
              <w:fldChar w:fldCharType="begin"/>
            </w:r>
            <w:r w:rsidR="00DC3237">
              <w:rPr>
                <w:noProof/>
                <w:webHidden/>
              </w:rPr>
              <w:instrText xml:space="preserve"> PAGEREF _Toc10018469 \h </w:instrText>
            </w:r>
            <w:r w:rsidR="00DC3237">
              <w:rPr>
                <w:noProof/>
                <w:webHidden/>
              </w:rPr>
            </w:r>
            <w:r w:rsidR="00DC3237">
              <w:rPr>
                <w:noProof/>
                <w:webHidden/>
              </w:rPr>
              <w:fldChar w:fldCharType="separate"/>
            </w:r>
            <w:r w:rsidR="00DC3237">
              <w:rPr>
                <w:noProof/>
                <w:webHidden/>
              </w:rPr>
              <w:t>3</w:t>
            </w:r>
            <w:r w:rsidR="00DC3237">
              <w:rPr>
                <w:noProof/>
                <w:webHidden/>
              </w:rPr>
              <w:fldChar w:fldCharType="end"/>
            </w:r>
          </w:hyperlink>
        </w:p>
        <w:p w14:paraId="1CB1FC3B" w14:textId="77777777" w:rsidR="00DC3237" w:rsidRDefault="005434D6">
          <w:pPr>
            <w:pStyle w:val="TOC2"/>
            <w:tabs>
              <w:tab w:val="right" w:leader="dot" w:pos="8296"/>
            </w:tabs>
            <w:rPr>
              <w:rFonts w:cstheme="minorBidi"/>
              <w:noProof/>
              <w:kern w:val="2"/>
              <w:sz w:val="21"/>
            </w:rPr>
          </w:pPr>
          <w:hyperlink w:anchor="_Toc10018470" w:history="1">
            <w:r w:rsidR="00DC3237" w:rsidRPr="00B80D52">
              <w:rPr>
                <w:rStyle w:val="a8"/>
                <w:noProof/>
              </w:rPr>
              <w:t>2</w:t>
            </w:r>
            <w:r w:rsidR="00DC3237" w:rsidRPr="00B80D52">
              <w:rPr>
                <w:rStyle w:val="a8"/>
                <w:noProof/>
              </w:rPr>
              <w:t>、是并发慢，还是单用户就慢？</w:t>
            </w:r>
            <w:r w:rsidR="00DC3237">
              <w:rPr>
                <w:noProof/>
                <w:webHidden/>
              </w:rPr>
              <w:tab/>
            </w:r>
            <w:r w:rsidR="00DC3237">
              <w:rPr>
                <w:noProof/>
                <w:webHidden/>
              </w:rPr>
              <w:fldChar w:fldCharType="begin"/>
            </w:r>
            <w:r w:rsidR="00DC3237">
              <w:rPr>
                <w:noProof/>
                <w:webHidden/>
              </w:rPr>
              <w:instrText xml:space="preserve"> PAGEREF _Toc10018470 \h </w:instrText>
            </w:r>
            <w:r w:rsidR="00DC3237">
              <w:rPr>
                <w:noProof/>
                <w:webHidden/>
              </w:rPr>
            </w:r>
            <w:r w:rsidR="00DC3237">
              <w:rPr>
                <w:noProof/>
                <w:webHidden/>
              </w:rPr>
              <w:fldChar w:fldCharType="separate"/>
            </w:r>
            <w:r w:rsidR="00DC3237">
              <w:rPr>
                <w:noProof/>
                <w:webHidden/>
              </w:rPr>
              <w:t>3</w:t>
            </w:r>
            <w:r w:rsidR="00DC3237">
              <w:rPr>
                <w:noProof/>
                <w:webHidden/>
              </w:rPr>
              <w:fldChar w:fldCharType="end"/>
            </w:r>
          </w:hyperlink>
        </w:p>
        <w:p w14:paraId="7326163B" w14:textId="77777777" w:rsidR="00DC3237" w:rsidRDefault="005434D6">
          <w:pPr>
            <w:pStyle w:val="TOC2"/>
            <w:tabs>
              <w:tab w:val="right" w:leader="dot" w:pos="8296"/>
            </w:tabs>
            <w:rPr>
              <w:rFonts w:cstheme="minorBidi"/>
              <w:noProof/>
              <w:kern w:val="2"/>
              <w:sz w:val="21"/>
            </w:rPr>
          </w:pPr>
          <w:hyperlink w:anchor="_Toc10018471" w:history="1">
            <w:r w:rsidR="00DC3237" w:rsidRPr="00B80D52">
              <w:rPr>
                <w:rStyle w:val="a8"/>
                <w:noProof/>
              </w:rPr>
              <w:t>3</w:t>
            </w:r>
            <w:r w:rsidR="00DC3237" w:rsidRPr="00B80D52">
              <w:rPr>
                <w:rStyle w:val="a8"/>
                <w:noProof/>
              </w:rPr>
              <w:t>、</w:t>
            </w:r>
            <w:r w:rsidR="00DC3237" w:rsidRPr="00B80D52">
              <w:rPr>
                <w:rStyle w:val="a8"/>
                <w:noProof/>
              </w:rPr>
              <w:t xml:space="preserve"> </w:t>
            </w:r>
            <w:r w:rsidR="00DC3237" w:rsidRPr="00B80D52">
              <w:rPr>
                <w:rStyle w:val="a8"/>
                <w:noProof/>
              </w:rPr>
              <w:t>确定服务卡的场景或功能点，个别还是所有？</w:t>
            </w:r>
            <w:r w:rsidR="00DC3237">
              <w:rPr>
                <w:noProof/>
                <w:webHidden/>
              </w:rPr>
              <w:tab/>
            </w:r>
            <w:r w:rsidR="00DC3237">
              <w:rPr>
                <w:noProof/>
                <w:webHidden/>
              </w:rPr>
              <w:fldChar w:fldCharType="begin"/>
            </w:r>
            <w:r w:rsidR="00DC3237">
              <w:rPr>
                <w:noProof/>
                <w:webHidden/>
              </w:rPr>
              <w:instrText xml:space="preserve"> PAGEREF _Toc10018471 \h </w:instrText>
            </w:r>
            <w:r w:rsidR="00DC3237">
              <w:rPr>
                <w:noProof/>
                <w:webHidden/>
              </w:rPr>
            </w:r>
            <w:r w:rsidR="00DC3237">
              <w:rPr>
                <w:noProof/>
                <w:webHidden/>
              </w:rPr>
              <w:fldChar w:fldCharType="separate"/>
            </w:r>
            <w:r w:rsidR="00DC3237">
              <w:rPr>
                <w:noProof/>
                <w:webHidden/>
              </w:rPr>
              <w:t>3</w:t>
            </w:r>
            <w:r w:rsidR="00DC3237">
              <w:rPr>
                <w:noProof/>
                <w:webHidden/>
              </w:rPr>
              <w:fldChar w:fldCharType="end"/>
            </w:r>
          </w:hyperlink>
        </w:p>
        <w:p w14:paraId="172FDB7C" w14:textId="77777777" w:rsidR="00DC3237" w:rsidRDefault="005434D6">
          <w:pPr>
            <w:pStyle w:val="TOC2"/>
            <w:tabs>
              <w:tab w:val="right" w:leader="dot" w:pos="8296"/>
            </w:tabs>
            <w:rPr>
              <w:rFonts w:cstheme="minorBidi"/>
              <w:noProof/>
              <w:kern w:val="2"/>
              <w:sz w:val="21"/>
            </w:rPr>
          </w:pPr>
          <w:hyperlink w:anchor="_Toc10018472" w:history="1">
            <w:r w:rsidR="00DC3237" w:rsidRPr="00B80D52">
              <w:rPr>
                <w:rStyle w:val="a8"/>
                <w:noProof/>
              </w:rPr>
              <w:t>4</w:t>
            </w:r>
            <w:r w:rsidR="00DC3237" w:rsidRPr="00B80D52">
              <w:rPr>
                <w:rStyle w:val="a8"/>
                <w:noProof/>
              </w:rPr>
              <w:t>、确认程序版本</w:t>
            </w:r>
            <w:r w:rsidR="00DC3237">
              <w:rPr>
                <w:noProof/>
                <w:webHidden/>
              </w:rPr>
              <w:tab/>
            </w:r>
            <w:r w:rsidR="00DC3237">
              <w:rPr>
                <w:noProof/>
                <w:webHidden/>
              </w:rPr>
              <w:fldChar w:fldCharType="begin"/>
            </w:r>
            <w:r w:rsidR="00DC3237">
              <w:rPr>
                <w:noProof/>
                <w:webHidden/>
              </w:rPr>
              <w:instrText xml:space="preserve"> PAGEREF _Toc10018472 \h </w:instrText>
            </w:r>
            <w:r w:rsidR="00DC3237">
              <w:rPr>
                <w:noProof/>
                <w:webHidden/>
              </w:rPr>
            </w:r>
            <w:r w:rsidR="00DC3237">
              <w:rPr>
                <w:noProof/>
                <w:webHidden/>
              </w:rPr>
              <w:fldChar w:fldCharType="separate"/>
            </w:r>
            <w:r w:rsidR="00DC3237">
              <w:rPr>
                <w:noProof/>
                <w:webHidden/>
              </w:rPr>
              <w:t>3</w:t>
            </w:r>
            <w:r w:rsidR="00DC3237">
              <w:rPr>
                <w:noProof/>
                <w:webHidden/>
              </w:rPr>
              <w:fldChar w:fldCharType="end"/>
            </w:r>
          </w:hyperlink>
        </w:p>
        <w:p w14:paraId="2203D5E0" w14:textId="77777777" w:rsidR="00DC3237" w:rsidRDefault="005434D6">
          <w:pPr>
            <w:pStyle w:val="TOC1"/>
            <w:tabs>
              <w:tab w:val="right" w:leader="dot" w:pos="8296"/>
            </w:tabs>
            <w:rPr>
              <w:rFonts w:cstheme="minorBidi"/>
              <w:noProof/>
              <w:kern w:val="2"/>
              <w:sz w:val="21"/>
            </w:rPr>
          </w:pPr>
          <w:hyperlink w:anchor="_Toc10018473" w:history="1">
            <w:r w:rsidR="00DC3237" w:rsidRPr="00B80D52">
              <w:rPr>
                <w:rStyle w:val="a8"/>
                <w:noProof/>
              </w:rPr>
              <w:t>二、</w:t>
            </w:r>
            <w:r w:rsidR="00DC3237" w:rsidRPr="00B80D52">
              <w:rPr>
                <w:rStyle w:val="a8"/>
                <w:noProof/>
              </w:rPr>
              <w:t xml:space="preserve"> </w:t>
            </w:r>
            <w:r w:rsidR="00DC3237" w:rsidRPr="00B80D52">
              <w:rPr>
                <w:rStyle w:val="a8"/>
                <w:noProof/>
              </w:rPr>
              <w:t>其次：需现场提供的分析文件及方法</w:t>
            </w:r>
            <w:r w:rsidR="00DC3237">
              <w:rPr>
                <w:noProof/>
                <w:webHidden/>
              </w:rPr>
              <w:tab/>
            </w:r>
            <w:r w:rsidR="00DC3237">
              <w:rPr>
                <w:noProof/>
                <w:webHidden/>
              </w:rPr>
              <w:fldChar w:fldCharType="begin"/>
            </w:r>
            <w:r w:rsidR="00DC3237">
              <w:rPr>
                <w:noProof/>
                <w:webHidden/>
              </w:rPr>
              <w:instrText xml:space="preserve"> PAGEREF _Toc10018473 \h </w:instrText>
            </w:r>
            <w:r w:rsidR="00DC3237">
              <w:rPr>
                <w:noProof/>
                <w:webHidden/>
              </w:rPr>
            </w:r>
            <w:r w:rsidR="00DC3237">
              <w:rPr>
                <w:noProof/>
                <w:webHidden/>
              </w:rPr>
              <w:fldChar w:fldCharType="separate"/>
            </w:r>
            <w:r w:rsidR="00DC3237">
              <w:rPr>
                <w:noProof/>
                <w:webHidden/>
              </w:rPr>
              <w:t>4</w:t>
            </w:r>
            <w:r w:rsidR="00DC3237">
              <w:rPr>
                <w:noProof/>
                <w:webHidden/>
              </w:rPr>
              <w:fldChar w:fldCharType="end"/>
            </w:r>
          </w:hyperlink>
        </w:p>
        <w:p w14:paraId="0830C433" w14:textId="77777777" w:rsidR="00DC3237" w:rsidRDefault="005434D6">
          <w:pPr>
            <w:pStyle w:val="TOC2"/>
            <w:tabs>
              <w:tab w:val="right" w:leader="dot" w:pos="8296"/>
            </w:tabs>
            <w:rPr>
              <w:rFonts w:cstheme="minorBidi"/>
              <w:noProof/>
              <w:kern w:val="2"/>
              <w:sz w:val="21"/>
            </w:rPr>
          </w:pPr>
          <w:hyperlink w:anchor="_Toc10018474" w:history="1">
            <w:r w:rsidR="00DC3237" w:rsidRPr="00B80D52">
              <w:rPr>
                <w:rStyle w:val="a8"/>
                <w:noProof/>
              </w:rPr>
              <w:t>1</w:t>
            </w:r>
            <w:r w:rsidR="00DC3237" w:rsidRPr="00B80D52">
              <w:rPr>
                <w:rStyle w:val="a8"/>
                <w:noProof/>
              </w:rPr>
              <w:t>、服务器资源占用情况</w:t>
            </w:r>
            <w:r w:rsidR="00DC3237">
              <w:rPr>
                <w:noProof/>
                <w:webHidden/>
              </w:rPr>
              <w:tab/>
            </w:r>
            <w:r w:rsidR="00DC3237">
              <w:rPr>
                <w:noProof/>
                <w:webHidden/>
              </w:rPr>
              <w:fldChar w:fldCharType="begin"/>
            </w:r>
            <w:r w:rsidR="00DC3237">
              <w:rPr>
                <w:noProof/>
                <w:webHidden/>
              </w:rPr>
              <w:instrText xml:space="preserve"> PAGEREF _Toc10018474 \h </w:instrText>
            </w:r>
            <w:r w:rsidR="00DC3237">
              <w:rPr>
                <w:noProof/>
                <w:webHidden/>
              </w:rPr>
            </w:r>
            <w:r w:rsidR="00DC3237">
              <w:rPr>
                <w:noProof/>
                <w:webHidden/>
              </w:rPr>
              <w:fldChar w:fldCharType="separate"/>
            </w:r>
            <w:r w:rsidR="00DC3237">
              <w:rPr>
                <w:noProof/>
                <w:webHidden/>
              </w:rPr>
              <w:t>4</w:t>
            </w:r>
            <w:r w:rsidR="00DC3237">
              <w:rPr>
                <w:noProof/>
                <w:webHidden/>
              </w:rPr>
              <w:fldChar w:fldCharType="end"/>
            </w:r>
          </w:hyperlink>
        </w:p>
        <w:p w14:paraId="51E3997D" w14:textId="77777777" w:rsidR="00DC3237" w:rsidRDefault="005434D6">
          <w:pPr>
            <w:pStyle w:val="TOC2"/>
            <w:tabs>
              <w:tab w:val="right" w:leader="dot" w:pos="8296"/>
            </w:tabs>
            <w:rPr>
              <w:rFonts w:cstheme="minorBidi"/>
              <w:noProof/>
              <w:kern w:val="2"/>
              <w:sz w:val="21"/>
            </w:rPr>
          </w:pPr>
          <w:hyperlink w:anchor="_Toc10018475" w:history="1">
            <w:r w:rsidR="00DC3237" w:rsidRPr="00B80D52">
              <w:rPr>
                <w:rStyle w:val="a8"/>
                <w:noProof/>
              </w:rPr>
              <w:t>2</w:t>
            </w:r>
            <w:r w:rsidR="00DC3237" w:rsidRPr="00B80D52">
              <w:rPr>
                <w:rStyle w:val="a8"/>
                <w:noProof/>
              </w:rPr>
              <w:t>、</w:t>
            </w:r>
            <w:r w:rsidR="00DC3237" w:rsidRPr="00B80D52">
              <w:rPr>
                <w:rStyle w:val="a8"/>
                <w:noProof/>
              </w:rPr>
              <w:t xml:space="preserve"> </w:t>
            </w:r>
            <w:r w:rsidR="00DC3237" w:rsidRPr="00B80D52">
              <w:rPr>
                <w:rStyle w:val="a8"/>
                <w:noProof/>
              </w:rPr>
              <w:t>制作线程</w:t>
            </w:r>
            <w:r w:rsidR="00DC3237" w:rsidRPr="00B80D52">
              <w:rPr>
                <w:rStyle w:val="a8"/>
                <w:noProof/>
              </w:rPr>
              <w:t>dump</w:t>
            </w:r>
            <w:r w:rsidR="00DC3237">
              <w:rPr>
                <w:noProof/>
                <w:webHidden/>
              </w:rPr>
              <w:tab/>
            </w:r>
            <w:r w:rsidR="00DC3237">
              <w:rPr>
                <w:noProof/>
                <w:webHidden/>
              </w:rPr>
              <w:fldChar w:fldCharType="begin"/>
            </w:r>
            <w:r w:rsidR="00DC3237">
              <w:rPr>
                <w:noProof/>
                <w:webHidden/>
              </w:rPr>
              <w:instrText xml:space="preserve"> PAGEREF _Toc10018475 \h </w:instrText>
            </w:r>
            <w:r w:rsidR="00DC3237">
              <w:rPr>
                <w:noProof/>
                <w:webHidden/>
              </w:rPr>
            </w:r>
            <w:r w:rsidR="00DC3237">
              <w:rPr>
                <w:noProof/>
                <w:webHidden/>
              </w:rPr>
              <w:fldChar w:fldCharType="separate"/>
            </w:r>
            <w:r w:rsidR="00DC3237">
              <w:rPr>
                <w:noProof/>
                <w:webHidden/>
              </w:rPr>
              <w:t>5</w:t>
            </w:r>
            <w:r w:rsidR="00DC3237">
              <w:rPr>
                <w:noProof/>
                <w:webHidden/>
              </w:rPr>
              <w:fldChar w:fldCharType="end"/>
            </w:r>
          </w:hyperlink>
        </w:p>
        <w:p w14:paraId="23843CC2" w14:textId="77777777" w:rsidR="00DC3237" w:rsidRDefault="005434D6">
          <w:pPr>
            <w:pStyle w:val="TOC2"/>
            <w:tabs>
              <w:tab w:val="right" w:leader="dot" w:pos="8296"/>
            </w:tabs>
            <w:rPr>
              <w:rFonts w:cstheme="minorBidi"/>
              <w:noProof/>
              <w:kern w:val="2"/>
              <w:sz w:val="21"/>
            </w:rPr>
          </w:pPr>
          <w:hyperlink w:anchor="_Toc10018476" w:history="1">
            <w:r w:rsidR="00DC3237" w:rsidRPr="00B80D52">
              <w:rPr>
                <w:rStyle w:val="a8"/>
                <w:noProof/>
              </w:rPr>
              <w:t>4</w:t>
            </w:r>
            <w:r w:rsidR="00DC3237" w:rsidRPr="00B80D52">
              <w:rPr>
                <w:rStyle w:val="a8"/>
                <w:noProof/>
              </w:rPr>
              <w:t>、</w:t>
            </w:r>
            <w:r w:rsidR="00DC3237" w:rsidRPr="00B80D52">
              <w:rPr>
                <w:rStyle w:val="a8"/>
                <w:noProof/>
              </w:rPr>
              <w:t xml:space="preserve"> </w:t>
            </w:r>
            <w:r w:rsidR="00DC3237" w:rsidRPr="00B80D52">
              <w:rPr>
                <w:rStyle w:val="a8"/>
                <w:noProof/>
              </w:rPr>
              <w:t>飞行记录</w:t>
            </w:r>
            <w:r w:rsidR="00DC3237">
              <w:rPr>
                <w:noProof/>
                <w:webHidden/>
              </w:rPr>
              <w:tab/>
            </w:r>
            <w:r w:rsidR="00DC3237">
              <w:rPr>
                <w:noProof/>
                <w:webHidden/>
              </w:rPr>
              <w:fldChar w:fldCharType="begin"/>
            </w:r>
            <w:r w:rsidR="00DC3237">
              <w:rPr>
                <w:noProof/>
                <w:webHidden/>
              </w:rPr>
              <w:instrText xml:space="preserve"> PAGEREF _Toc10018476 \h </w:instrText>
            </w:r>
            <w:r w:rsidR="00DC3237">
              <w:rPr>
                <w:noProof/>
                <w:webHidden/>
              </w:rPr>
            </w:r>
            <w:r w:rsidR="00DC3237">
              <w:rPr>
                <w:noProof/>
                <w:webHidden/>
              </w:rPr>
              <w:fldChar w:fldCharType="separate"/>
            </w:r>
            <w:r w:rsidR="00DC3237">
              <w:rPr>
                <w:noProof/>
                <w:webHidden/>
              </w:rPr>
              <w:t>6</w:t>
            </w:r>
            <w:r w:rsidR="00DC3237">
              <w:rPr>
                <w:noProof/>
                <w:webHidden/>
              </w:rPr>
              <w:fldChar w:fldCharType="end"/>
            </w:r>
          </w:hyperlink>
        </w:p>
        <w:p w14:paraId="231BAAFB" w14:textId="77777777" w:rsidR="00DC3237" w:rsidRDefault="005434D6">
          <w:pPr>
            <w:pStyle w:val="TOC2"/>
            <w:tabs>
              <w:tab w:val="right" w:leader="dot" w:pos="8296"/>
            </w:tabs>
            <w:rPr>
              <w:rFonts w:cstheme="minorBidi"/>
              <w:noProof/>
              <w:kern w:val="2"/>
              <w:sz w:val="21"/>
            </w:rPr>
          </w:pPr>
          <w:hyperlink w:anchor="_Toc10018477" w:history="1">
            <w:r w:rsidR="00DC3237" w:rsidRPr="00B80D52">
              <w:rPr>
                <w:rStyle w:val="a8"/>
                <w:noProof/>
              </w:rPr>
              <w:t>4</w:t>
            </w:r>
            <w:r w:rsidR="00DC3237" w:rsidRPr="00B80D52">
              <w:rPr>
                <w:rStyle w:val="a8"/>
                <w:noProof/>
              </w:rPr>
              <w:t>、制作堆</w:t>
            </w:r>
            <w:r w:rsidR="00DC3237" w:rsidRPr="00B80D52">
              <w:rPr>
                <w:rStyle w:val="a8"/>
                <w:noProof/>
              </w:rPr>
              <w:t>dump</w:t>
            </w:r>
            <w:r w:rsidR="00DC3237">
              <w:rPr>
                <w:noProof/>
                <w:webHidden/>
              </w:rPr>
              <w:tab/>
            </w:r>
            <w:r w:rsidR="00DC3237">
              <w:rPr>
                <w:noProof/>
                <w:webHidden/>
              </w:rPr>
              <w:fldChar w:fldCharType="begin"/>
            </w:r>
            <w:r w:rsidR="00DC3237">
              <w:rPr>
                <w:noProof/>
                <w:webHidden/>
              </w:rPr>
              <w:instrText xml:space="preserve"> PAGEREF _Toc10018477 \h </w:instrText>
            </w:r>
            <w:r w:rsidR="00DC3237">
              <w:rPr>
                <w:noProof/>
                <w:webHidden/>
              </w:rPr>
            </w:r>
            <w:r w:rsidR="00DC3237">
              <w:rPr>
                <w:noProof/>
                <w:webHidden/>
              </w:rPr>
              <w:fldChar w:fldCharType="separate"/>
            </w:r>
            <w:r w:rsidR="00DC3237">
              <w:rPr>
                <w:noProof/>
                <w:webHidden/>
              </w:rPr>
              <w:t>7</w:t>
            </w:r>
            <w:r w:rsidR="00DC3237">
              <w:rPr>
                <w:noProof/>
                <w:webHidden/>
              </w:rPr>
              <w:fldChar w:fldCharType="end"/>
            </w:r>
          </w:hyperlink>
        </w:p>
        <w:p w14:paraId="777B241D" w14:textId="77777777" w:rsidR="00DC3237" w:rsidRDefault="005434D6">
          <w:pPr>
            <w:pStyle w:val="TOC2"/>
            <w:tabs>
              <w:tab w:val="right" w:leader="dot" w:pos="8296"/>
            </w:tabs>
            <w:rPr>
              <w:rFonts w:cstheme="minorBidi"/>
              <w:noProof/>
              <w:kern w:val="2"/>
              <w:sz w:val="21"/>
            </w:rPr>
          </w:pPr>
          <w:hyperlink w:anchor="_Toc10018478" w:history="1">
            <w:r w:rsidR="00DC3237" w:rsidRPr="00B80D52">
              <w:rPr>
                <w:rStyle w:val="a8"/>
                <w:noProof/>
              </w:rPr>
              <w:t>5</w:t>
            </w:r>
            <w:r w:rsidR="00DC3237" w:rsidRPr="00B80D52">
              <w:rPr>
                <w:rStyle w:val="a8"/>
                <w:noProof/>
              </w:rPr>
              <w:t>、数据库</w:t>
            </w:r>
            <w:r w:rsidR="00DC3237" w:rsidRPr="00B80D52">
              <w:rPr>
                <w:rStyle w:val="a8"/>
                <w:noProof/>
              </w:rPr>
              <w:t>awr</w:t>
            </w:r>
            <w:r w:rsidR="00DC3237" w:rsidRPr="00B80D52">
              <w:rPr>
                <w:rStyle w:val="a8"/>
                <w:noProof/>
              </w:rPr>
              <w:t>文件（</w:t>
            </w:r>
            <w:r w:rsidR="00DC3237" w:rsidRPr="00B80D52">
              <w:rPr>
                <w:rStyle w:val="a8"/>
                <w:noProof/>
              </w:rPr>
              <w:t>oracle</w:t>
            </w:r>
            <w:r w:rsidR="00DC3237" w:rsidRPr="00B80D52">
              <w:rPr>
                <w:rStyle w:val="a8"/>
                <w:noProof/>
              </w:rPr>
              <w:t>）</w:t>
            </w:r>
            <w:r w:rsidR="00DC3237">
              <w:rPr>
                <w:noProof/>
                <w:webHidden/>
              </w:rPr>
              <w:tab/>
            </w:r>
            <w:r w:rsidR="00DC3237">
              <w:rPr>
                <w:noProof/>
                <w:webHidden/>
              </w:rPr>
              <w:fldChar w:fldCharType="begin"/>
            </w:r>
            <w:r w:rsidR="00DC3237">
              <w:rPr>
                <w:noProof/>
                <w:webHidden/>
              </w:rPr>
              <w:instrText xml:space="preserve"> PAGEREF _Toc10018478 \h </w:instrText>
            </w:r>
            <w:r w:rsidR="00DC3237">
              <w:rPr>
                <w:noProof/>
                <w:webHidden/>
              </w:rPr>
            </w:r>
            <w:r w:rsidR="00DC3237">
              <w:rPr>
                <w:noProof/>
                <w:webHidden/>
              </w:rPr>
              <w:fldChar w:fldCharType="separate"/>
            </w:r>
            <w:r w:rsidR="00DC3237">
              <w:rPr>
                <w:noProof/>
                <w:webHidden/>
              </w:rPr>
              <w:t>7</w:t>
            </w:r>
            <w:r w:rsidR="00DC3237">
              <w:rPr>
                <w:noProof/>
                <w:webHidden/>
              </w:rPr>
              <w:fldChar w:fldCharType="end"/>
            </w:r>
          </w:hyperlink>
        </w:p>
        <w:p w14:paraId="4A2570EF" w14:textId="77777777" w:rsidR="00DC3237" w:rsidRDefault="005434D6">
          <w:pPr>
            <w:pStyle w:val="TOC2"/>
            <w:tabs>
              <w:tab w:val="right" w:leader="dot" w:pos="8296"/>
            </w:tabs>
            <w:rPr>
              <w:rFonts w:cstheme="minorBidi"/>
              <w:noProof/>
              <w:kern w:val="2"/>
              <w:sz w:val="21"/>
            </w:rPr>
          </w:pPr>
          <w:hyperlink w:anchor="_Toc10018479" w:history="1">
            <w:r w:rsidR="00DC3237" w:rsidRPr="00B80D52">
              <w:rPr>
                <w:rStyle w:val="a8"/>
                <w:noProof/>
              </w:rPr>
              <w:t>6</w:t>
            </w:r>
            <w:r w:rsidR="00DC3237" w:rsidRPr="00B80D52">
              <w:rPr>
                <w:rStyle w:val="a8"/>
                <w:noProof/>
              </w:rPr>
              <w:t>、网络情况</w:t>
            </w:r>
            <w:r w:rsidR="00DC3237">
              <w:rPr>
                <w:noProof/>
                <w:webHidden/>
              </w:rPr>
              <w:tab/>
            </w:r>
            <w:r w:rsidR="00DC3237">
              <w:rPr>
                <w:noProof/>
                <w:webHidden/>
              </w:rPr>
              <w:fldChar w:fldCharType="begin"/>
            </w:r>
            <w:r w:rsidR="00DC3237">
              <w:rPr>
                <w:noProof/>
                <w:webHidden/>
              </w:rPr>
              <w:instrText xml:space="preserve"> PAGEREF _Toc10018479 \h </w:instrText>
            </w:r>
            <w:r w:rsidR="00DC3237">
              <w:rPr>
                <w:noProof/>
                <w:webHidden/>
              </w:rPr>
            </w:r>
            <w:r w:rsidR="00DC3237">
              <w:rPr>
                <w:noProof/>
                <w:webHidden/>
              </w:rPr>
              <w:fldChar w:fldCharType="separate"/>
            </w:r>
            <w:r w:rsidR="00DC3237">
              <w:rPr>
                <w:noProof/>
                <w:webHidden/>
              </w:rPr>
              <w:t>11</w:t>
            </w:r>
            <w:r w:rsidR="00DC3237">
              <w:rPr>
                <w:noProof/>
                <w:webHidden/>
              </w:rPr>
              <w:fldChar w:fldCharType="end"/>
            </w:r>
          </w:hyperlink>
        </w:p>
        <w:p w14:paraId="196A592B" w14:textId="77777777" w:rsidR="00DC3237" w:rsidRDefault="005434D6">
          <w:pPr>
            <w:pStyle w:val="TOC2"/>
            <w:tabs>
              <w:tab w:val="right" w:leader="dot" w:pos="8296"/>
            </w:tabs>
            <w:rPr>
              <w:rFonts w:cstheme="minorBidi"/>
              <w:noProof/>
              <w:kern w:val="2"/>
              <w:sz w:val="21"/>
            </w:rPr>
          </w:pPr>
          <w:hyperlink w:anchor="_Toc10018480" w:history="1">
            <w:r w:rsidR="00DC3237" w:rsidRPr="00B80D52">
              <w:rPr>
                <w:rStyle w:val="a8"/>
                <w:noProof/>
              </w:rPr>
              <w:t>7</w:t>
            </w:r>
            <w:r w:rsidR="00DC3237" w:rsidRPr="00B80D52">
              <w:rPr>
                <w:rStyle w:val="a8"/>
                <w:noProof/>
              </w:rPr>
              <w:t>、数据库相关配置及查询</w:t>
            </w:r>
            <w:r w:rsidR="00DC3237">
              <w:rPr>
                <w:noProof/>
                <w:webHidden/>
              </w:rPr>
              <w:tab/>
            </w:r>
            <w:r w:rsidR="00DC3237">
              <w:rPr>
                <w:noProof/>
                <w:webHidden/>
              </w:rPr>
              <w:fldChar w:fldCharType="begin"/>
            </w:r>
            <w:r w:rsidR="00DC3237">
              <w:rPr>
                <w:noProof/>
                <w:webHidden/>
              </w:rPr>
              <w:instrText xml:space="preserve"> PAGEREF _Toc10018480 \h </w:instrText>
            </w:r>
            <w:r w:rsidR="00DC3237">
              <w:rPr>
                <w:noProof/>
                <w:webHidden/>
              </w:rPr>
            </w:r>
            <w:r w:rsidR="00DC3237">
              <w:rPr>
                <w:noProof/>
                <w:webHidden/>
              </w:rPr>
              <w:fldChar w:fldCharType="separate"/>
            </w:r>
            <w:r w:rsidR="00DC3237">
              <w:rPr>
                <w:noProof/>
                <w:webHidden/>
              </w:rPr>
              <w:t>11</w:t>
            </w:r>
            <w:r w:rsidR="00DC3237">
              <w:rPr>
                <w:noProof/>
                <w:webHidden/>
              </w:rPr>
              <w:fldChar w:fldCharType="end"/>
            </w:r>
          </w:hyperlink>
        </w:p>
        <w:p w14:paraId="1FEB8005" w14:textId="77777777" w:rsidR="00DC3237" w:rsidRDefault="005434D6">
          <w:pPr>
            <w:pStyle w:val="TOC1"/>
            <w:tabs>
              <w:tab w:val="right" w:leader="dot" w:pos="8296"/>
            </w:tabs>
            <w:rPr>
              <w:rFonts w:cstheme="minorBidi"/>
              <w:noProof/>
              <w:kern w:val="2"/>
              <w:sz w:val="21"/>
            </w:rPr>
          </w:pPr>
          <w:hyperlink w:anchor="_Toc10018481" w:history="1">
            <w:r w:rsidR="00DC3237" w:rsidRPr="00B80D52">
              <w:rPr>
                <w:rStyle w:val="a8"/>
                <w:noProof/>
              </w:rPr>
              <w:t>三、</w:t>
            </w:r>
            <w:r w:rsidR="00DC3237" w:rsidRPr="00B80D52">
              <w:rPr>
                <w:rStyle w:val="a8"/>
                <w:noProof/>
              </w:rPr>
              <w:t xml:space="preserve"> </w:t>
            </w:r>
            <w:r w:rsidR="00DC3237" w:rsidRPr="00B80D52">
              <w:rPr>
                <w:rStyle w:val="a8"/>
                <w:noProof/>
              </w:rPr>
              <w:t>单用户性能问题定位分析（</w:t>
            </w:r>
            <w:r w:rsidR="00DC3237" w:rsidRPr="00B80D52">
              <w:rPr>
                <w:rStyle w:val="a8"/>
                <w:noProof/>
              </w:rPr>
              <w:t>yourkit</w:t>
            </w:r>
            <w:r w:rsidR="00DC3237" w:rsidRPr="00B80D52">
              <w:rPr>
                <w:rStyle w:val="a8"/>
                <w:noProof/>
              </w:rPr>
              <w:t>）</w:t>
            </w:r>
            <w:r w:rsidR="00DC3237">
              <w:rPr>
                <w:noProof/>
                <w:webHidden/>
              </w:rPr>
              <w:tab/>
            </w:r>
            <w:r w:rsidR="00DC3237">
              <w:rPr>
                <w:noProof/>
                <w:webHidden/>
              </w:rPr>
              <w:fldChar w:fldCharType="begin"/>
            </w:r>
            <w:r w:rsidR="00DC3237">
              <w:rPr>
                <w:noProof/>
                <w:webHidden/>
              </w:rPr>
              <w:instrText xml:space="preserve"> PAGEREF _Toc10018481 \h </w:instrText>
            </w:r>
            <w:r w:rsidR="00DC3237">
              <w:rPr>
                <w:noProof/>
                <w:webHidden/>
              </w:rPr>
            </w:r>
            <w:r w:rsidR="00DC3237">
              <w:rPr>
                <w:noProof/>
                <w:webHidden/>
              </w:rPr>
              <w:fldChar w:fldCharType="separate"/>
            </w:r>
            <w:r w:rsidR="00DC3237">
              <w:rPr>
                <w:noProof/>
                <w:webHidden/>
              </w:rPr>
              <w:t>11</w:t>
            </w:r>
            <w:r w:rsidR="00DC3237">
              <w:rPr>
                <w:noProof/>
                <w:webHidden/>
              </w:rPr>
              <w:fldChar w:fldCharType="end"/>
            </w:r>
          </w:hyperlink>
        </w:p>
        <w:p w14:paraId="289AF88A" w14:textId="77777777" w:rsidR="00DC3237" w:rsidRDefault="005434D6">
          <w:pPr>
            <w:pStyle w:val="TOC2"/>
            <w:tabs>
              <w:tab w:val="right" w:leader="dot" w:pos="8296"/>
            </w:tabs>
            <w:rPr>
              <w:rFonts w:cstheme="minorBidi"/>
              <w:noProof/>
              <w:kern w:val="2"/>
              <w:sz w:val="21"/>
            </w:rPr>
          </w:pPr>
          <w:hyperlink w:anchor="_Toc10018482" w:history="1">
            <w:r w:rsidR="00DC3237" w:rsidRPr="00B80D52">
              <w:rPr>
                <w:rStyle w:val="a8"/>
                <w:noProof/>
              </w:rPr>
              <w:t>适用场景</w:t>
            </w:r>
            <w:r w:rsidR="00DC3237">
              <w:rPr>
                <w:noProof/>
                <w:webHidden/>
              </w:rPr>
              <w:tab/>
            </w:r>
            <w:r w:rsidR="00DC3237">
              <w:rPr>
                <w:noProof/>
                <w:webHidden/>
              </w:rPr>
              <w:fldChar w:fldCharType="begin"/>
            </w:r>
            <w:r w:rsidR="00DC3237">
              <w:rPr>
                <w:noProof/>
                <w:webHidden/>
              </w:rPr>
              <w:instrText xml:space="preserve"> PAGEREF _Toc10018482 \h </w:instrText>
            </w:r>
            <w:r w:rsidR="00DC3237">
              <w:rPr>
                <w:noProof/>
                <w:webHidden/>
              </w:rPr>
            </w:r>
            <w:r w:rsidR="00DC3237">
              <w:rPr>
                <w:noProof/>
                <w:webHidden/>
              </w:rPr>
              <w:fldChar w:fldCharType="separate"/>
            </w:r>
            <w:r w:rsidR="00DC3237">
              <w:rPr>
                <w:noProof/>
                <w:webHidden/>
              </w:rPr>
              <w:t>11</w:t>
            </w:r>
            <w:r w:rsidR="00DC3237">
              <w:rPr>
                <w:noProof/>
                <w:webHidden/>
              </w:rPr>
              <w:fldChar w:fldCharType="end"/>
            </w:r>
          </w:hyperlink>
        </w:p>
        <w:p w14:paraId="5C3D8CDD" w14:textId="77777777" w:rsidR="00DC3237" w:rsidRDefault="005434D6">
          <w:pPr>
            <w:pStyle w:val="TOC2"/>
            <w:tabs>
              <w:tab w:val="right" w:leader="dot" w:pos="8296"/>
            </w:tabs>
            <w:rPr>
              <w:rFonts w:cstheme="minorBidi"/>
              <w:noProof/>
              <w:kern w:val="2"/>
              <w:sz w:val="21"/>
            </w:rPr>
          </w:pPr>
          <w:hyperlink w:anchor="_Toc10018483" w:history="1">
            <w:r w:rsidR="00DC3237" w:rsidRPr="00B80D52">
              <w:rPr>
                <w:rStyle w:val="a8"/>
                <w:noProof/>
              </w:rPr>
              <w:t>步骤一：</w:t>
            </w:r>
            <w:r w:rsidR="00DC3237">
              <w:rPr>
                <w:noProof/>
                <w:webHidden/>
              </w:rPr>
              <w:tab/>
            </w:r>
            <w:r w:rsidR="00DC3237">
              <w:rPr>
                <w:noProof/>
                <w:webHidden/>
              </w:rPr>
              <w:fldChar w:fldCharType="begin"/>
            </w:r>
            <w:r w:rsidR="00DC3237">
              <w:rPr>
                <w:noProof/>
                <w:webHidden/>
              </w:rPr>
              <w:instrText xml:space="preserve"> PAGEREF _Toc10018483 \h </w:instrText>
            </w:r>
            <w:r w:rsidR="00DC3237">
              <w:rPr>
                <w:noProof/>
                <w:webHidden/>
              </w:rPr>
            </w:r>
            <w:r w:rsidR="00DC3237">
              <w:rPr>
                <w:noProof/>
                <w:webHidden/>
              </w:rPr>
              <w:fldChar w:fldCharType="separate"/>
            </w:r>
            <w:r w:rsidR="00DC3237">
              <w:rPr>
                <w:noProof/>
                <w:webHidden/>
              </w:rPr>
              <w:t>12</w:t>
            </w:r>
            <w:r w:rsidR="00DC3237">
              <w:rPr>
                <w:noProof/>
                <w:webHidden/>
              </w:rPr>
              <w:fldChar w:fldCharType="end"/>
            </w:r>
          </w:hyperlink>
        </w:p>
        <w:p w14:paraId="4051E61B" w14:textId="77777777" w:rsidR="00DC3237" w:rsidRDefault="005434D6">
          <w:pPr>
            <w:pStyle w:val="TOC2"/>
            <w:tabs>
              <w:tab w:val="right" w:leader="dot" w:pos="8296"/>
            </w:tabs>
            <w:rPr>
              <w:rFonts w:cstheme="minorBidi"/>
              <w:noProof/>
              <w:kern w:val="2"/>
              <w:sz w:val="21"/>
            </w:rPr>
          </w:pPr>
          <w:hyperlink w:anchor="_Toc10018484" w:history="1">
            <w:r w:rsidR="00DC3237" w:rsidRPr="00B80D52">
              <w:rPr>
                <w:rStyle w:val="a8"/>
                <w:noProof/>
              </w:rPr>
              <w:t>步骤二：</w:t>
            </w:r>
            <w:r w:rsidR="00DC3237">
              <w:rPr>
                <w:noProof/>
                <w:webHidden/>
              </w:rPr>
              <w:tab/>
            </w:r>
            <w:r w:rsidR="00DC3237">
              <w:rPr>
                <w:noProof/>
                <w:webHidden/>
              </w:rPr>
              <w:fldChar w:fldCharType="begin"/>
            </w:r>
            <w:r w:rsidR="00DC3237">
              <w:rPr>
                <w:noProof/>
                <w:webHidden/>
              </w:rPr>
              <w:instrText xml:space="preserve"> PAGEREF _Toc10018484 \h </w:instrText>
            </w:r>
            <w:r w:rsidR="00DC3237">
              <w:rPr>
                <w:noProof/>
                <w:webHidden/>
              </w:rPr>
            </w:r>
            <w:r w:rsidR="00DC3237">
              <w:rPr>
                <w:noProof/>
                <w:webHidden/>
              </w:rPr>
              <w:fldChar w:fldCharType="separate"/>
            </w:r>
            <w:r w:rsidR="00DC3237">
              <w:rPr>
                <w:noProof/>
                <w:webHidden/>
              </w:rPr>
              <w:t>13</w:t>
            </w:r>
            <w:r w:rsidR="00DC3237">
              <w:rPr>
                <w:noProof/>
                <w:webHidden/>
              </w:rPr>
              <w:fldChar w:fldCharType="end"/>
            </w:r>
          </w:hyperlink>
        </w:p>
        <w:p w14:paraId="20F58243" w14:textId="77777777" w:rsidR="00DC3237" w:rsidRDefault="005434D6">
          <w:pPr>
            <w:pStyle w:val="TOC2"/>
            <w:tabs>
              <w:tab w:val="right" w:leader="dot" w:pos="8296"/>
            </w:tabs>
            <w:rPr>
              <w:rFonts w:cstheme="minorBidi"/>
              <w:noProof/>
              <w:kern w:val="2"/>
              <w:sz w:val="21"/>
            </w:rPr>
          </w:pPr>
          <w:hyperlink w:anchor="_Toc10018485" w:history="1">
            <w:r w:rsidR="00DC3237" w:rsidRPr="00B80D52">
              <w:rPr>
                <w:rStyle w:val="a8"/>
                <w:noProof/>
              </w:rPr>
              <w:t>步骤三：</w:t>
            </w:r>
            <w:r w:rsidR="00DC3237">
              <w:rPr>
                <w:noProof/>
                <w:webHidden/>
              </w:rPr>
              <w:tab/>
            </w:r>
            <w:r w:rsidR="00DC3237">
              <w:rPr>
                <w:noProof/>
                <w:webHidden/>
              </w:rPr>
              <w:fldChar w:fldCharType="begin"/>
            </w:r>
            <w:r w:rsidR="00DC3237">
              <w:rPr>
                <w:noProof/>
                <w:webHidden/>
              </w:rPr>
              <w:instrText xml:space="preserve"> PAGEREF _Toc10018485 \h </w:instrText>
            </w:r>
            <w:r w:rsidR="00DC3237">
              <w:rPr>
                <w:noProof/>
                <w:webHidden/>
              </w:rPr>
            </w:r>
            <w:r w:rsidR="00DC3237">
              <w:rPr>
                <w:noProof/>
                <w:webHidden/>
              </w:rPr>
              <w:fldChar w:fldCharType="separate"/>
            </w:r>
            <w:r w:rsidR="00DC3237">
              <w:rPr>
                <w:noProof/>
                <w:webHidden/>
              </w:rPr>
              <w:t>13</w:t>
            </w:r>
            <w:r w:rsidR="00DC3237">
              <w:rPr>
                <w:noProof/>
                <w:webHidden/>
              </w:rPr>
              <w:fldChar w:fldCharType="end"/>
            </w:r>
          </w:hyperlink>
        </w:p>
        <w:p w14:paraId="0592FFC3" w14:textId="77777777" w:rsidR="00DC3237" w:rsidRDefault="005434D6">
          <w:pPr>
            <w:pStyle w:val="TOC2"/>
            <w:tabs>
              <w:tab w:val="right" w:leader="dot" w:pos="8296"/>
            </w:tabs>
            <w:rPr>
              <w:rFonts w:cstheme="minorBidi"/>
              <w:noProof/>
              <w:kern w:val="2"/>
              <w:sz w:val="21"/>
            </w:rPr>
          </w:pPr>
          <w:hyperlink w:anchor="_Toc10018486" w:history="1">
            <w:r w:rsidR="00DC3237" w:rsidRPr="00B80D52">
              <w:rPr>
                <w:rStyle w:val="a8"/>
                <w:noProof/>
              </w:rPr>
              <w:t>步骤四：</w:t>
            </w:r>
            <w:r w:rsidR="00DC3237">
              <w:rPr>
                <w:noProof/>
                <w:webHidden/>
              </w:rPr>
              <w:tab/>
            </w:r>
            <w:r w:rsidR="00DC3237">
              <w:rPr>
                <w:noProof/>
                <w:webHidden/>
              </w:rPr>
              <w:fldChar w:fldCharType="begin"/>
            </w:r>
            <w:r w:rsidR="00DC3237">
              <w:rPr>
                <w:noProof/>
                <w:webHidden/>
              </w:rPr>
              <w:instrText xml:space="preserve"> PAGEREF _Toc10018486 \h </w:instrText>
            </w:r>
            <w:r w:rsidR="00DC3237">
              <w:rPr>
                <w:noProof/>
                <w:webHidden/>
              </w:rPr>
            </w:r>
            <w:r w:rsidR="00DC3237">
              <w:rPr>
                <w:noProof/>
                <w:webHidden/>
              </w:rPr>
              <w:fldChar w:fldCharType="separate"/>
            </w:r>
            <w:r w:rsidR="00DC3237">
              <w:rPr>
                <w:noProof/>
                <w:webHidden/>
              </w:rPr>
              <w:t>14</w:t>
            </w:r>
            <w:r w:rsidR="00DC3237">
              <w:rPr>
                <w:noProof/>
                <w:webHidden/>
              </w:rPr>
              <w:fldChar w:fldCharType="end"/>
            </w:r>
          </w:hyperlink>
        </w:p>
        <w:p w14:paraId="736A90E3" w14:textId="77777777" w:rsidR="00DC3237" w:rsidRDefault="005434D6">
          <w:pPr>
            <w:pStyle w:val="TOC2"/>
            <w:tabs>
              <w:tab w:val="right" w:leader="dot" w:pos="8296"/>
            </w:tabs>
            <w:rPr>
              <w:rFonts w:cstheme="minorBidi"/>
              <w:noProof/>
              <w:kern w:val="2"/>
              <w:sz w:val="21"/>
            </w:rPr>
          </w:pPr>
          <w:hyperlink w:anchor="_Toc10018487" w:history="1">
            <w:r w:rsidR="00DC3237" w:rsidRPr="00B80D52">
              <w:rPr>
                <w:rStyle w:val="a8"/>
                <w:noProof/>
              </w:rPr>
              <w:t>步骤五：</w:t>
            </w:r>
            <w:r w:rsidR="00DC3237">
              <w:rPr>
                <w:noProof/>
                <w:webHidden/>
              </w:rPr>
              <w:tab/>
            </w:r>
            <w:r w:rsidR="00DC3237">
              <w:rPr>
                <w:noProof/>
                <w:webHidden/>
              </w:rPr>
              <w:fldChar w:fldCharType="begin"/>
            </w:r>
            <w:r w:rsidR="00DC3237">
              <w:rPr>
                <w:noProof/>
                <w:webHidden/>
              </w:rPr>
              <w:instrText xml:space="preserve"> PAGEREF _Toc10018487 \h </w:instrText>
            </w:r>
            <w:r w:rsidR="00DC3237">
              <w:rPr>
                <w:noProof/>
                <w:webHidden/>
              </w:rPr>
            </w:r>
            <w:r w:rsidR="00DC3237">
              <w:rPr>
                <w:noProof/>
                <w:webHidden/>
              </w:rPr>
              <w:fldChar w:fldCharType="separate"/>
            </w:r>
            <w:r w:rsidR="00DC3237">
              <w:rPr>
                <w:noProof/>
                <w:webHidden/>
              </w:rPr>
              <w:t>14</w:t>
            </w:r>
            <w:r w:rsidR="00DC3237">
              <w:rPr>
                <w:noProof/>
                <w:webHidden/>
              </w:rPr>
              <w:fldChar w:fldCharType="end"/>
            </w:r>
          </w:hyperlink>
        </w:p>
        <w:p w14:paraId="5A454561" w14:textId="77777777" w:rsidR="00DC3237" w:rsidRDefault="005434D6">
          <w:pPr>
            <w:pStyle w:val="TOC2"/>
            <w:tabs>
              <w:tab w:val="right" w:leader="dot" w:pos="8296"/>
            </w:tabs>
            <w:rPr>
              <w:rFonts w:cstheme="minorBidi"/>
              <w:noProof/>
              <w:kern w:val="2"/>
              <w:sz w:val="21"/>
            </w:rPr>
          </w:pPr>
          <w:hyperlink w:anchor="_Toc10018488" w:history="1">
            <w:r w:rsidR="00DC3237" w:rsidRPr="00B80D52">
              <w:rPr>
                <w:rStyle w:val="a8"/>
                <w:noProof/>
              </w:rPr>
              <w:t>步骤六：</w:t>
            </w:r>
            <w:r w:rsidR="00DC3237">
              <w:rPr>
                <w:noProof/>
                <w:webHidden/>
              </w:rPr>
              <w:tab/>
            </w:r>
            <w:r w:rsidR="00DC3237">
              <w:rPr>
                <w:noProof/>
                <w:webHidden/>
              </w:rPr>
              <w:fldChar w:fldCharType="begin"/>
            </w:r>
            <w:r w:rsidR="00DC3237">
              <w:rPr>
                <w:noProof/>
                <w:webHidden/>
              </w:rPr>
              <w:instrText xml:space="preserve"> PAGEREF _Toc10018488 \h </w:instrText>
            </w:r>
            <w:r w:rsidR="00DC3237">
              <w:rPr>
                <w:noProof/>
                <w:webHidden/>
              </w:rPr>
            </w:r>
            <w:r w:rsidR="00DC3237">
              <w:rPr>
                <w:noProof/>
                <w:webHidden/>
              </w:rPr>
              <w:fldChar w:fldCharType="separate"/>
            </w:r>
            <w:r w:rsidR="00DC3237">
              <w:rPr>
                <w:noProof/>
                <w:webHidden/>
              </w:rPr>
              <w:t>15</w:t>
            </w:r>
            <w:r w:rsidR="00DC3237">
              <w:rPr>
                <w:noProof/>
                <w:webHidden/>
              </w:rPr>
              <w:fldChar w:fldCharType="end"/>
            </w:r>
          </w:hyperlink>
        </w:p>
        <w:p w14:paraId="2E839040" w14:textId="77777777" w:rsidR="00DC3237" w:rsidRDefault="005434D6">
          <w:pPr>
            <w:pStyle w:val="TOC1"/>
            <w:tabs>
              <w:tab w:val="right" w:leader="dot" w:pos="8296"/>
            </w:tabs>
            <w:rPr>
              <w:rFonts w:cstheme="minorBidi"/>
              <w:noProof/>
              <w:kern w:val="2"/>
              <w:sz w:val="21"/>
            </w:rPr>
          </w:pPr>
          <w:hyperlink w:anchor="_Toc10018489" w:history="1">
            <w:r w:rsidR="00DC3237" w:rsidRPr="00B80D52">
              <w:rPr>
                <w:rStyle w:val="a8"/>
                <w:noProof/>
              </w:rPr>
              <w:t>四、最后：常见研发问题分析</w:t>
            </w:r>
            <w:r w:rsidR="00DC3237">
              <w:rPr>
                <w:noProof/>
                <w:webHidden/>
              </w:rPr>
              <w:tab/>
            </w:r>
            <w:r w:rsidR="00DC3237">
              <w:rPr>
                <w:noProof/>
                <w:webHidden/>
              </w:rPr>
              <w:fldChar w:fldCharType="begin"/>
            </w:r>
            <w:r w:rsidR="00DC3237">
              <w:rPr>
                <w:noProof/>
                <w:webHidden/>
              </w:rPr>
              <w:instrText xml:space="preserve"> PAGEREF _Toc10018489 \h </w:instrText>
            </w:r>
            <w:r w:rsidR="00DC3237">
              <w:rPr>
                <w:noProof/>
                <w:webHidden/>
              </w:rPr>
            </w:r>
            <w:r w:rsidR="00DC3237">
              <w:rPr>
                <w:noProof/>
                <w:webHidden/>
              </w:rPr>
              <w:fldChar w:fldCharType="separate"/>
            </w:r>
            <w:r w:rsidR="00DC3237">
              <w:rPr>
                <w:noProof/>
                <w:webHidden/>
              </w:rPr>
              <w:t>16</w:t>
            </w:r>
            <w:r w:rsidR="00DC3237">
              <w:rPr>
                <w:noProof/>
                <w:webHidden/>
              </w:rPr>
              <w:fldChar w:fldCharType="end"/>
            </w:r>
          </w:hyperlink>
        </w:p>
        <w:p w14:paraId="0841C451" w14:textId="77777777" w:rsidR="00DC3237" w:rsidRDefault="005434D6">
          <w:pPr>
            <w:pStyle w:val="TOC1"/>
            <w:tabs>
              <w:tab w:val="right" w:leader="dot" w:pos="8296"/>
            </w:tabs>
            <w:rPr>
              <w:rFonts w:cstheme="minorBidi"/>
              <w:noProof/>
              <w:kern w:val="2"/>
              <w:sz w:val="21"/>
            </w:rPr>
          </w:pPr>
          <w:hyperlink w:anchor="_Toc10018490" w:history="1">
            <w:r w:rsidR="00DC3237" w:rsidRPr="00B80D52">
              <w:rPr>
                <w:rStyle w:val="a8"/>
                <w:noProof/>
              </w:rPr>
              <w:t>五、其他：启动参数问题</w:t>
            </w:r>
            <w:r w:rsidR="00DC3237">
              <w:rPr>
                <w:noProof/>
                <w:webHidden/>
              </w:rPr>
              <w:tab/>
            </w:r>
            <w:r w:rsidR="00DC3237">
              <w:rPr>
                <w:noProof/>
                <w:webHidden/>
              </w:rPr>
              <w:fldChar w:fldCharType="begin"/>
            </w:r>
            <w:r w:rsidR="00DC3237">
              <w:rPr>
                <w:noProof/>
                <w:webHidden/>
              </w:rPr>
              <w:instrText xml:space="preserve"> PAGEREF _Toc10018490 \h </w:instrText>
            </w:r>
            <w:r w:rsidR="00DC3237">
              <w:rPr>
                <w:noProof/>
                <w:webHidden/>
              </w:rPr>
            </w:r>
            <w:r w:rsidR="00DC3237">
              <w:rPr>
                <w:noProof/>
                <w:webHidden/>
              </w:rPr>
              <w:fldChar w:fldCharType="separate"/>
            </w:r>
            <w:r w:rsidR="00DC3237">
              <w:rPr>
                <w:noProof/>
                <w:webHidden/>
              </w:rPr>
              <w:t>17</w:t>
            </w:r>
            <w:r w:rsidR="00DC3237">
              <w:rPr>
                <w:noProof/>
                <w:webHidden/>
              </w:rPr>
              <w:fldChar w:fldCharType="end"/>
            </w:r>
          </w:hyperlink>
        </w:p>
        <w:p w14:paraId="5E14FB77" w14:textId="77777777" w:rsidR="00DC3237" w:rsidRDefault="005434D6">
          <w:pPr>
            <w:pStyle w:val="TOC1"/>
            <w:tabs>
              <w:tab w:val="right" w:leader="dot" w:pos="8296"/>
            </w:tabs>
            <w:rPr>
              <w:rFonts w:cstheme="minorBidi"/>
              <w:noProof/>
              <w:kern w:val="2"/>
              <w:sz w:val="21"/>
            </w:rPr>
          </w:pPr>
          <w:hyperlink w:anchor="_Toc10018491" w:history="1">
            <w:r w:rsidR="00DC3237" w:rsidRPr="00B80D52">
              <w:rPr>
                <w:rStyle w:val="a8"/>
                <w:noProof/>
              </w:rPr>
              <w:t>附录：性能优化案例</w:t>
            </w:r>
            <w:r w:rsidR="00DC3237">
              <w:rPr>
                <w:noProof/>
                <w:webHidden/>
              </w:rPr>
              <w:tab/>
            </w:r>
            <w:r w:rsidR="00DC3237">
              <w:rPr>
                <w:noProof/>
                <w:webHidden/>
              </w:rPr>
              <w:fldChar w:fldCharType="begin"/>
            </w:r>
            <w:r w:rsidR="00DC3237">
              <w:rPr>
                <w:noProof/>
                <w:webHidden/>
              </w:rPr>
              <w:instrText xml:space="preserve"> PAGEREF _Toc10018491 \h </w:instrText>
            </w:r>
            <w:r w:rsidR="00DC3237">
              <w:rPr>
                <w:noProof/>
                <w:webHidden/>
              </w:rPr>
            </w:r>
            <w:r w:rsidR="00DC3237">
              <w:rPr>
                <w:noProof/>
                <w:webHidden/>
              </w:rPr>
              <w:fldChar w:fldCharType="separate"/>
            </w:r>
            <w:r w:rsidR="00DC3237">
              <w:rPr>
                <w:noProof/>
                <w:webHidden/>
              </w:rPr>
              <w:t>19</w:t>
            </w:r>
            <w:r w:rsidR="00DC3237">
              <w:rPr>
                <w:noProof/>
                <w:webHidden/>
              </w:rPr>
              <w:fldChar w:fldCharType="end"/>
            </w:r>
          </w:hyperlink>
        </w:p>
        <w:p w14:paraId="65FFEC3B" w14:textId="77777777" w:rsidR="00DC3237" w:rsidRDefault="005434D6">
          <w:pPr>
            <w:pStyle w:val="TOC2"/>
            <w:tabs>
              <w:tab w:val="right" w:leader="dot" w:pos="8296"/>
            </w:tabs>
            <w:rPr>
              <w:rFonts w:cstheme="minorBidi"/>
              <w:noProof/>
              <w:kern w:val="2"/>
              <w:sz w:val="21"/>
            </w:rPr>
          </w:pPr>
          <w:hyperlink w:anchor="_Toc10018492" w:history="1">
            <w:r w:rsidR="00DC3237" w:rsidRPr="00B80D52">
              <w:rPr>
                <w:rStyle w:val="a8"/>
                <w:noProof/>
              </w:rPr>
              <w:t>中国建筑预算管理系统上线前压力测试</w:t>
            </w:r>
            <w:r w:rsidR="00DC3237">
              <w:rPr>
                <w:noProof/>
                <w:webHidden/>
              </w:rPr>
              <w:tab/>
            </w:r>
            <w:r w:rsidR="00DC3237">
              <w:rPr>
                <w:noProof/>
                <w:webHidden/>
              </w:rPr>
              <w:fldChar w:fldCharType="begin"/>
            </w:r>
            <w:r w:rsidR="00DC3237">
              <w:rPr>
                <w:noProof/>
                <w:webHidden/>
              </w:rPr>
              <w:instrText xml:space="preserve"> PAGEREF _Toc10018492 \h </w:instrText>
            </w:r>
            <w:r w:rsidR="00DC3237">
              <w:rPr>
                <w:noProof/>
                <w:webHidden/>
              </w:rPr>
            </w:r>
            <w:r w:rsidR="00DC3237">
              <w:rPr>
                <w:noProof/>
                <w:webHidden/>
              </w:rPr>
              <w:fldChar w:fldCharType="separate"/>
            </w:r>
            <w:r w:rsidR="00DC3237">
              <w:rPr>
                <w:noProof/>
                <w:webHidden/>
              </w:rPr>
              <w:t>19</w:t>
            </w:r>
            <w:r w:rsidR="00DC3237">
              <w:rPr>
                <w:noProof/>
                <w:webHidden/>
              </w:rPr>
              <w:fldChar w:fldCharType="end"/>
            </w:r>
          </w:hyperlink>
        </w:p>
        <w:p w14:paraId="261671C5" w14:textId="77777777" w:rsidR="00DC3237" w:rsidRDefault="005434D6">
          <w:pPr>
            <w:pStyle w:val="TOC2"/>
            <w:tabs>
              <w:tab w:val="right" w:leader="dot" w:pos="8296"/>
            </w:tabs>
            <w:rPr>
              <w:rFonts w:cstheme="minorBidi"/>
              <w:noProof/>
              <w:kern w:val="2"/>
              <w:sz w:val="21"/>
            </w:rPr>
          </w:pPr>
          <w:hyperlink w:anchor="_Toc10018493" w:history="1">
            <w:r w:rsidR="00DC3237" w:rsidRPr="00B80D52">
              <w:rPr>
                <w:rStyle w:val="a8"/>
                <w:noProof/>
              </w:rPr>
              <w:t>粮食局项目优化记录</w:t>
            </w:r>
            <w:r w:rsidR="00DC3237">
              <w:rPr>
                <w:noProof/>
                <w:webHidden/>
              </w:rPr>
              <w:tab/>
            </w:r>
            <w:r w:rsidR="00DC3237">
              <w:rPr>
                <w:noProof/>
                <w:webHidden/>
              </w:rPr>
              <w:fldChar w:fldCharType="begin"/>
            </w:r>
            <w:r w:rsidR="00DC3237">
              <w:rPr>
                <w:noProof/>
                <w:webHidden/>
              </w:rPr>
              <w:instrText xml:space="preserve"> PAGEREF _Toc10018493 \h </w:instrText>
            </w:r>
            <w:r w:rsidR="00DC3237">
              <w:rPr>
                <w:noProof/>
                <w:webHidden/>
              </w:rPr>
            </w:r>
            <w:r w:rsidR="00DC3237">
              <w:rPr>
                <w:noProof/>
                <w:webHidden/>
              </w:rPr>
              <w:fldChar w:fldCharType="separate"/>
            </w:r>
            <w:r w:rsidR="00DC3237">
              <w:rPr>
                <w:noProof/>
                <w:webHidden/>
              </w:rPr>
              <w:t>24</w:t>
            </w:r>
            <w:r w:rsidR="00DC3237">
              <w:rPr>
                <w:noProof/>
                <w:webHidden/>
              </w:rPr>
              <w:fldChar w:fldCharType="end"/>
            </w:r>
          </w:hyperlink>
        </w:p>
        <w:p w14:paraId="46176058" w14:textId="77777777" w:rsidR="00DC3237" w:rsidRDefault="005434D6">
          <w:pPr>
            <w:pStyle w:val="TOC2"/>
            <w:tabs>
              <w:tab w:val="right" w:leader="dot" w:pos="8296"/>
            </w:tabs>
            <w:rPr>
              <w:rFonts w:cstheme="minorBidi"/>
              <w:noProof/>
              <w:kern w:val="2"/>
              <w:sz w:val="21"/>
            </w:rPr>
          </w:pPr>
          <w:hyperlink w:anchor="_Toc10018494" w:history="1">
            <w:r w:rsidR="00DC3237" w:rsidRPr="00B80D52">
              <w:rPr>
                <w:rStyle w:val="a8"/>
                <w:noProof/>
              </w:rPr>
              <w:t>国电投内存异常分析</w:t>
            </w:r>
            <w:r w:rsidR="00DC3237">
              <w:rPr>
                <w:noProof/>
                <w:webHidden/>
              </w:rPr>
              <w:tab/>
            </w:r>
            <w:r w:rsidR="00DC3237">
              <w:rPr>
                <w:noProof/>
                <w:webHidden/>
              </w:rPr>
              <w:fldChar w:fldCharType="begin"/>
            </w:r>
            <w:r w:rsidR="00DC3237">
              <w:rPr>
                <w:noProof/>
                <w:webHidden/>
              </w:rPr>
              <w:instrText xml:space="preserve"> PAGEREF _Toc10018494 \h </w:instrText>
            </w:r>
            <w:r w:rsidR="00DC3237">
              <w:rPr>
                <w:noProof/>
                <w:webHidden/>
              </w:rPr>
            </w:r>
            <w:r w:rsidR="00DC3237">
              <w:rPr>
                <w:noProof/>
                <w:webHidden/>
              </w:rPr>
              <w:fldChar w:fldCharType="separate"/>
            </w:r>
            <w:r w:rsidR="00DC3237">
              <w:rPr>
                <w:noProof/>
                <w:webHidden/>
              </w:rPr>
              <w:t>28</w:t>
            </w:r>
            <w:r w:rsidR="00DC3237">
              <w:rPr>
                <w:noProof/>
                <w:webHidden/>
              </w:rPr>
              <w:fldChar w:fldCharType="end"/>
            </w:r>
          </w:hyperlink>
        </w:p>
        <w:p w14:paraId="09D7D847" w14:textId="77777777" w:rsidR="00DC3237" w:rsidRDefault="005434D6">
          <w:pPr>
            <w:pStyle w:val="TOC1"/>
            <w:tabs>
              <w:tab w:val="right" w:leader="dot" w:pos="8296"/>
            </w:tabs>
            <w:rPr>
              <w:rFonts w:cstheme="minorBidi"/>
              <w:noProof/>
              <w:kern w:val="2"/>
              <w:sz w:val="21"/>
            </w:rPr>
          </w:pPr>
          <w:hyperlink w:anchor="_Toc10018495" w:history="1">
            <w:r w:rsidR="00DC3237" w:rsidRPr="00B80D52">
              <w:rPr>
                <w:rStyle w:val="a8"/>
                <w:noProof/>
              </w:rPr>
              <w:t>附录：</w:t>
            </w:r>
            <w:r w:rsidR="00DC3237" w:rsidRPr="00B80D52">
              <w:rPr>
                <w:rStyle w:val="a8"/>
                <w:noProof/>
              </w:rPr>
              <w:t>AWR</w:t>
            </w:r>
            <w:r w:rsidR="00DC3237" w:rsidRPr="00B80D52">
              <w:rPr>
                <w:rStyle w:val="a8"/>
                <w:noProof/>
              </w:rPr>
              <w:t>日志分析</w:t>
            </w:r>
            <w:r w:rsidR="00DC3237">
              <w:rPr>
                <w:noProof/>
                <w:webHidden/>
              </w:rPr>
              <w:tab/>
            </w:r>
            <w:r w:rsidR="00DC3237">
              <w:rPr>
                <w:noProof/>
                <w:webHidden/>
              </w:rPr>
              <w:fldChar w:fldCharType="begin"/>
            </w:r>
            <w:r w:rsidR="00DC3237">
              <w:rPr>
                <w:noProof/>
                <w:webHidden/>
              </w:rPr>
              <w:instrText xml:space="preserve"> PAGEREF _Toc10018495 \h </w:instrText>
            </w:r>
            <w:r w:rsidR="00DC3237">
              <w:rPr>
                <w:noProof/>
                <w:webHidden/>
              </w:rPr>
            </w:r>
            <w:r w:rsidR="00DC3237">
              <w:rPr>
                <w:noProof/>
                <w:webHidden/>
              </w:rPr>
              <w:fldChar w:fldCharType="separate"/>
            </w:r>
            <w:r w:rsidR="00DC3237">
              <w:rPr>
                <w:noProof/>
                <w:webHidden/>
              </w:rPr>
              <w:t>30</w:t>
            </w:r>
            <w:r w:rsidR="00DC3237">
              <w:rPr>
                <w:noProof/>
                <w:webHidden/>
              </w:rPr>
              <w:fldChar w:fldCharType="end"/>
            </w:r>
          </w:hyperlink>
        </w:p>
        <w:p w14:paraId="3890DA22" w14:textId="77777777" w:rsidR="00DC3237" w:rsidRDefault="005434D6">
          <w:pPr>
            <w:pStyle w:val="TOC1"/>
            <w:tabs>
              <w:tab w:val="right" w:leader="dot" w:pos="8296"/>
            </w:tabs>
            <w:rPr>
              <w:rFonts w:cstheme="minorBidi"/>
              <w:noProof/>
              <w:kern w:val="2"/>
              <w:sz w:val="21"/>
            </w:rPr>
          </w:pPr>
          <w:hyperlink w:anchor="_Toc10018496" w:history="1">
            <w:r w:rsidR="00DC3237" w:rsidRPr="00B80D52">
              <w:rPr>
                <w:rStyle w:val="a8"/>
                <w:noProof/>
              </w:rPr>
              <w:t>附录：</w:t>
            </w:r>
            <w:r w:rsidR="00DC3237" w:rsidRPr="00B80D52">
              <w:rPr>
                <w:rStyle w:val="a8"/>
                <w:noProof/>
              </w:rPr>
              <w:t>ORACLE</w:t>
            </w:r>
            <w:r w:rsidR="00DC3237" w:rsidRPr="00B80D52">
              <w:rPr>
                <w:rStyle w:val="a8"/>
                <w:noProof/>
              </w:rPr>
              <w:t>常用查询</w:t>
            </w:r>
            <w:r w:rsidR="00DC3237">
              <w:rPr>
                <w:noProof/>
                <w:webHidden/>
              </w:rPr>
              <w:tab/>
            </w:r>
            <w:r w:rsidR="00DC3237">
              <w:rPr>
                <w:noProof/>
                <w:webHidden/>
              </w:rPr>
              <w:fldChar w:fldCharType="begin"/>
            </w:r>
            <w:r w:rsidR="00DC3237">
              <w:rPr>
                <w:noProof/>
                <w:webHidden/>
              </w:rPr>
              <w:instrText xml:space="preserve"> PAGEREF _Toc10018496 \h </w:instrText>
            </w:r>
            <w:r w:rsidR="00DC3237">
              <w:rPr>
                <w:noProof/>
                <w:webHidden/>
              </w:rPr>
            </w:r>
            <w:r w:rsidR="00DC3237">
              <w:rPr>
                <w:noProof/>
                <w:webHidden/>
              </w:rPr>
              <w:fldChar w:fldCharType="separate"/>
            </w:r>
            <w:r w:rsidR="00DC3237">
              <w:rPr>
                <w:noProof/>
                <w:webHidden/>
              </w:rPr>
              <w:t>32</w:t>
            </w:r>
            <w:r w:rsidR="00DC3237">
              <w:rPr>
                <w:noProof/>
                <w:webHidden/>
              </w:rPr>
              <w:fldChar w:fldCharType="end"/>
            </w:r>
          </w:hyperlink>
        </w:p>
        <w:p w14:paraId="280D28FD" w14:textId="77777777" w:rsidR="00DC3237" w:rsidRDefault="005434D6">
          <w:pPr>
            <w:pStyle w:val="TOC2"/>
            <w:tabs>
              <w:tab w:val="right" w:leader="dot" w:pos="8296"/>
            </w:tabs>
            <w:rPr>
              <w:rFonts w:cstheme="minorBidi"/>
              <w:noProof/>
              <w:kern w:val="2"/>
              <w:sz w:val="21"/>
            </w:rPr>
          </w:pPr>
          <w:hyperlink w:anchor="_Toc10018497" w:history="1">
            <w:r w:rsidR="00DC3237" w:rsidRPr="00B80D52">
              <w:rPr>
                <w:rStyle w:val="a8"/>
                <w:noProof/>
              </w:rPr>
              <w:t>查询当前数据库所有的连接</w:t>
            </w:r>
            <w:r w:rsidR="00DC3237">
              <w:rPr>
                <w:noProof/>
                <w:webHidden/>
              </w:rPr>
              <w:tab/>
            </w:r>
            <w:r w:rsidR="00DC3237">
              <w:rPr>
                <w:noProof/>
                <w:webHidden/>
              </w:rPr>
              <w:fldChar w:fldCharType="begin"/>
            </w:r>
            <w:r w:rsidR="00DC3237">
              <w:rPr>
                <w:noProof/>
                <w:webHidden/>
              </w:rPr>
              <w:instrText xml:space="preserve"> PAGEREF _Toc10018497 \h </w:instrText>
            </w:r>
            <w:r w:rsidR="00DC3237">
              <w:rPr>
                <w:noProof/>
                <w:webHidden/>
              </w:rPr>
            </w:r>
            <w:r w:rsidR="00DC3237">
              <w:rPr>
                <w:noProof/>
                <w:webHidden/>
              </w:rPr>
              <w:fldChar w:fldCharType="separate"/>
            </w:r>
            <w:r w:rsidR="00DC3237">
              <w:rPr>
                <w:noProof/>
                <w:webHidden/>
              </w:rPr>
              <w:t>32</w:t>
            </w:r>
            <w:r w:rsidR="00DC3237">
              <w:rPr>
                <w:noProof/>
                <w:webHidden/>
              </w:rPr>
              <w:fldChar w:fldCharType="end"/>
            </w:r>
          </w:hyperlink>
        </w:p>
        <w:p w14:paraId="1BEA3533" w14:textId="77777777" w:rsidR="00DC3237" w:rsidRDefault="005434D6">
          <w:pPr>
            <w:pStyle w:val="TOC2"/>
            <w:tabs>
              <w:tab w:val="right" w:leader="dot" w:pos="8296"/>
            </w:tabs>
            <w:rPr>
              <w:rFonts w:cstheme="minorBidi"/>
              <w:noProof/>
              <w:kern w:val="2"/>
              <w:sz w:val="21"/>
            </w:rPr>
          </w:pPr>
          <w:hyperlink w:anchor="_Toc10018498" w:history="1">
            <w:r w:rsidR="00DC3237" w:rsidRPr="00B80D52">
              <w:rPr>
                <w:rStyle w:val="a8"/>
                <w:noProof/>
              </w:rPr>
              <w:t>查询当前数据库锁的对象</w:t>
            </w:r>
            <w:r w:rsidR="00DC3237">
              <w:rPr>
                <w:noProof/>
                <w:webHidden/>
              </w:rPr>
              <w:tab/>
            </w:r>
            <w:r w:rsidR="00DC3237">
              <w:rPr>
                <w:noProof/>
                <w:webHidden/>
              </w:rPr>
              <w:fldChar w:fldCharType="begin"/>
            </w:r>
            <w:r w:rsidR="00DC3237">
              <w:rPr>
                <w:noProof/>
                <w:webHidden/>
              </w:rPr>
              <w:instrText xml:space="preserve"> PAGEREF _Toc10018498 \h </w:instrText>
            </w:r>
            <w:r w:rsidR="00DC3237">
              <w:rPr>
                <w:noProof/>
                <w:webHidden/>
              </w:rPr>
            </w:r>
            <w:r w:rsidR="00DC3237">
              <w:rPr>
                <w:noProof/>
                <w:webHidden/>
              </w:rPr>
              <w:fldChar w:fldCharType="separate"/>
            </w:r>
            <w:r w:rsidR="00DC3237">
              <w:rPr>
                <w:noProof/>
                <w:webHidden/>
              </w:rPr>
              <w:t>32</w:t>
            </w:r>
            <w:r w:rsidR="00DC3237">
              <w:rPr>
                <w:noProof/>
                <w:webHidden/>
              </w:rPr>
              <w:fldChar w:fldCharType="end"/>
            </w:r>
          </w:hyperlink>
        </w:p>
        <w:p w14:paraId="03079D5A" w14:textId="77777777" w:rsidR="00DC3237" w:rsidRDefault="005434D6">
          <w:pPr>
            <w:pStyle w:val="TOC2"/>
            <w:tabs>
              <w:tab w:val="right" w:leader="dot" w:pos="8296"/>
            </w:tabs>
            <w:rPr>
              <w:rFonts w:cstheme="minorBidi"/>
              <w:noProof/>
              <w:kern w:val="2"/>
              <w:sz w:val="21"/>
            </w:rPr>
          </w:pPr>
          <w:hyperlink w:anchor="_Toc10018499" w:history="1">
            <w:r w:rsidR="00DC3237" w:rsidRPr="00B80D52">
              <w:rPr>
                <w:rStyle w:val="a8"/>
                <w:noProof/>
              </w:rPr>
              <w:t>查询数据库执行的慢的语句</w:t>
            </w:r>
            <w:r w:rsidR="00DC3237">
              <w:rPr>
                <w:noProof/>
                <w:webHidden/>
              </w:rPr>
              <w:tab/>
            </w:r>
            <w:r w:rsidR="00DC3237">
              <w:rPr>
                <w:noProof/>
                <w:webHidden/>
              </w:rPr>
              <w:fldChar w:fldCharType="begin"/>
            </w:r>
            <w:r w:rsidR="00DC3237">
              <w:rPr>
                <w:noProof/>
                <w:webHidden/>
              </w:rPr>
              <w:instrText xml:space="preserve"> PAGEREF _Toc10018499 \h </w:instrText>
            </w:r>
            <w:r w:rsidR="00DC3237">
              <w:rPr>
                <w:noProof/>
                <w:webHidden/>
              </w:rPr>
            </w:r>
            <w:r w:rsidR="00DC3237">
              <w:rPr>
                <w:noProof/>
                <w:webHidden/>
              </w:rPr>
              <w:fldChar w:fldCharType="separate"/>
            </w:r>
            <w:r w:rsidR="00DC3237">
              <w:rPr>
                <w:noProof/>
                <w:webHidden/>
              </w:rPr>
              <w:t>32</w:t>
            </w:r>
            <w:r w:rsidR="00DC3237">
              <w:rPr>
                <w:noProof/>
                <w:webHidden/>
              </w:rPr>
              <w:fldChar w:fldCharType="end"/>
            </w:r>
          </w:hyperlink>
        </w:p>
        <w:p w14:paraId="562C4588" w14:textId="77777777" w:rsidR="00DC3237" w:rsidRDefault="005434D6">
          <w:pPr>
            <w:pStyle w:val="TOC2"/>
            <w:tabs>
              <w:tab w:val="right" w:leader="dot" w:pos="8296"/>
            </w:tabs>
            <w:rPr>
              <w:rFonts w:cstheme="minorBidi"/>
              <w:noProof/>
              <w:kern w:val="2"/>
              <w:sz w:val="21"/>
            </w:rPr>
          </w:pPr>
          <w:hyperlink w:anchor="_Toc10018500" w:history="1">
            <w:r w:rsidR="00DC3237" w:rsidRPr="00B80D52">
              <w:rPr>
                <w:rStyle w:val="a8"/>
                <w:noProof/>
              </w:rPr>
              <w:t>根据</w:t>
            </w:r>
            <w:r w:rsidR="00DC3237" w:rsidRPr="00B80D52">
              <w:rPr>
                <w:rStyle w:val="a8"/>
                <w:noProof/>
              </w:rPr>
              <w:t>sql_id</w:t>
            </w:r>
            <w:r w:rsidR="00DC3237" w:rsidRPr="00B80D52">
              <w:rPr>
                <w:rStyle w:val="a8"/>
                <w:noProof/>
              </w:rPr>
              <w:t>查询执行计划</w:t>
            </w:r>
            <w:r w:rsidR="00DC3237">
              <w:rPr>
                <w:noProof/>
                <w:webHidden/>
              </w:rPr>
              <w:tab/>
            </w:r>
            <w:r w:rsidR="00DC3237">
              <w:rPr>
                <w:noProof/>
                <w:webHidden/>
              </w:rPr>
              <w:fldChar w:fldCharType="begin"/>
            </w:r>
            <w:r w:rsidR="00DC3237">
              <w:rPr>
                <w:noProof/>
                <w:webHidden/>
              </w:rPr>
              <w:instrText xml:space="preserve"> PAGEREF _Toc10018500 \h </w:instrText>
            </w:r>
            <w:r w:rsidR="00DC3237">
              <w:rPr>
                <w:noProof/>
                <w:webHidden/>
              </w:rPr>
            </w:r>
            <w:r w:rsidR="00DC3237">
              <w:rPr>
                <w:noProof/>
                <w:webHidden/>
              </w:rPr>
              <w:fldChar w:fldCharType="separate"/>
            </w:r>
            <w:r w:rsidR="00DC3237">
              <w:rPr>
                <w:noProof/>
                <w:webHidden/>
              </w:rPr>
              <w:t>33</w:t>
            </w:r>
            <w:r w:rsidR="00DC3237">
              <w:rPr>
                <w:noProof/>
                <w:webHidden/>
              </w:rPr>
              <w:fldChar w:fldCharType="end"/>
            </w:r>
          </w:hyperlink>
        </w:p>
        <w:p w14:paraId="7B746951" w14:textId="77777777" w:rsidR="00DC3237" w:rsidRDefault="005434D6">
          <w:pPr>
            <w:pStyle w:val="TOC2"/>
            <w:tabs>
              <w:tab w:val="right" w:leader="dot" w:pos="8296"/>
            </w:tabs>
            <w:rPr>
              <w:rFonts w:cstheme="minorBidi"/>
              <w:noProof/>
              <w:kern w:val="2"/>
              <w:sz w:val="21"/>
            </w:rPr>
          </w:pPr>
          <w:hyperlink w:anchor="_Toc10018501" w:history="1">
            <w:r w:rsidR="00DC3237" w:rsidRPr="00B80D52">
              <w:rPr>
                <w:rStyle w:val="a8"/>
                <w:noProof/>
              </w:rPr>
              <w:t>获取一个</w:t>
            </w:r>
            <w:r w:rsidR="00DC3237" w:rsidRPr="00B80D52">
              <w:rPr>
                <w:rStyle w:val="a8"/>
                <w:noProof/>
              </w:rPr>
              <w:t>SQL</w:t>
            </w:r>
            <w:r w:rsidR="00DC3237" w:rsidRPr="00B80D52">
              <w:rPr>
                <w:rStyle w:val="a8"/>
                <w:noProof/>
              </w:rPr>
              <w:t>绑定的变量</w:t>
            </w:r>
            <w:r w:rsidR="00DC3237">
              <w:rPr>
                <w:noProof/>
                <w:webHidden/>
              </w:rPr>
              <w:tab/>
            </w:r>
            <w:r w:rsidR="00DC3237">
              <w:rPr>
                <w:noProof/>
                <w:webHidden/>
              </w:rPr>
              <w:fldChar w:fldCharType="begin"/>
            </w:r>
            <w:r w:rsidR="00DC3237">
              <w:rPr>
                <w:noProof/>
                <w:webHidden/>
              </w:rPr>
              <w:instrText xml:space="preserve"> PAGEREF _Toc10018501 \h </w:instrText>
            </w:r>
            <w:r w:rsidR="00DC3237">
              <w:rPr>
                <w:noProof/>
                <w:webHidden/>
              </w:rPr>
            </w:r>
            <w:r w:rsidR="00DC3237">
              <w:rPr>
                <w:noProof/>
                <w:webHidden/>
              </w:rPr>
              <w:fldChar w:fldCharType="separate"/>
            </w:r>
            <w:r w:rsidR="00DC3237">
              <w:rPr>
                <w:noProof/>
                <w:webHidden/>
              </w:rPr>
              <w:t>33</w:t>
            </w:r>
            <w:r w:rsidR="00DC3237">
              <w:rPr>
                <w:noProof/>
                <w:webHidden/>
              </w:rPr>
              <w:fldChar w:fldCharType="end"/>
            </w:r>
          </w:hyperlink>
        </w:p>
        <w:p w14:paraId="3BF94362" w14:textId="77777777" w:rsidR="00DC3237" w:rsidRDefault="005434D6">
          <w:pPr>
            <w:pStyle w:val="TOC2"/>
            <w:tabs>
              <w:tab w:val="right" w:leader="dot" w:pos="8296"/>
            </w:tabs>
            <w:rPr>
              <w:rFonts w:cstheme="minorBidi"/>
              <w:noProof/>
              <w:kern w:val="2"/>
              <w:sz w:val="21"/>
            </w:rPr>
          </w:pPr>
          <w:hyperlink w:anchor="_Toc10018502" w:history="1">
            <w:r w:rsidR="00DC3237" w:rsidRPr="00B80D52">
              <w:rPr>
                <w:rStyle w:val="a8"/>
                <w:noProof/>
              </w:rPr>
              <w:t>通过</w:t>
            </w:r>
            <w:r w:rsidR="00DC3237" w:rsidRPr="00B80D52">
              <w:rPr>
                <w:rStyle w:val="a8"/>
                <w:noProof/>
              </w:rPr>
              <w:t>snap_id</w:t>
            </w:r>
            <w:r w:rsidR="00DC3237" w:rsidRPr="00B80D52">
              <w:rPr>
                <w:rStyle w:val="a8"/>
                <w:noProof/>
              </w:rPr>
              <w:t>查看系统时间</w:t>
            </w:r>
            <w:r w:rsidR="00DC3237">
              <w:rPr>
                <w:noProof/>
                <w:webHidden/>
              </w:rPr>
              <w:tab/>
            </w:r>
            <w:r w:rsidR="00DC3237">
              <w:rPr>
                <w:noProof/>
                <w:webHidden/>
              </w:rPr>
              <w:fldChar w:fldCharType="begin"/>
            </w:r>
            <w:r w:rsidR="00DC3237">
              <w:rPr>
                <w:noProof/>
                <w:webHidden/>
              </w:rPr>
              <w:instrText xml:space="preserve"> PAGEREF _Toc10018502 \h </w:instrText>
            </w:r>
            <w:r w:rsidR="00DC3237">
              <w:rPr>
                <w:noProof/>
                <w:webHidden/>
              </w:rPr>
            </w:r>
            <w:r w:rsidR="00DC3237">
              <w:rPr>
                <w:noProof/>
                <w:webHidden/>
              </w:rPr>
              <w:fldChar w:fldCharType="separate"/>
            </w:r>
            <w:r w:rsidR="00DC3237">
              <w:rPr>
                <w:noProof/>
                <w:webHidden/>
              </w:rPr>
              <w:t>34</w:t>
            </w:r>
            <w:r w:rsidR="00DC3237">
              <w:rPr>
                <w:noProof/>
                <w:webHidden/>
              </w:rPr>
              <w:fldChar w:fldCharType="end"/>
            </w:r>
          </w:hyperlink>
        </w:p>
        <w:p w14:paraId="649AE349" w14:textId="77777777" w:rsidR="00F9566E" w:rsidRPr="00EF17F5" w:rsidRDefault="009B7BF9" w:rsidP="00EF17F5">
          <w:r>
            <w:rPr>
              <w:b/>
              <w:bCs/>
              <w:lang w:val="zh-CN"/>
            </w:rPr>
            <w:fldChar w:fldCharType="end"/>
          </w:r>
        </w:p>
      </w:sdtContent>
    </w:sdt>
    <w:p w14:paraId="250E5BCF" w14:textId="77777777" w:rsidR="00AF6AE7" w:rsidRPr="00E85B73" w:rsidRDefault="00AF6AE7" w:rsidP="00AF6AE7">
      <w:pPr>
        <w:spacing w:line="360" w:lineRule="auto"/>
        <w:jc w:val="center"/>
        <w:rPr>
          <w:rFonts w:ascii="宋体" w:hAnsi="宋体"/>
          <w:sz w:val="32"/>
          <w:szCs w:val="32"/>
        </w:rPr>
      </w:pPr>
      <w:r w:rsidRPr="00E85B73">
        <w:rPr>
          <w:rFonts w:ascii="宋体" w:hAnsi="宋体" w:hint="eastAsia"/>
          <w:sz w:val="32"/>
          <w:szCs w:val="32"/>
        </w:rPr>
        <w:t>更新说明</w:t>
      </w:r>
    </w:p>
    <w:tbl>
      <w:tblPr>
        <w:tblW w:w="48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7"/>
        <w:gridCol w:w="1056"/>
        <w:gridCol w:w="4986"/>
        <w:gridCol w:w="850"/>
      </w:tblGrid>
      <w:tr w:rsidR="00AF6CD6" w:rsidRPr="00E85B73" w14:paraId="41184926" w14:textId="77777777" w:rsidTr="00AF6CD6">
        <w:tc>
          <w:tcPr>
            <w:tcW w:w="863" w:type="pct"/>
          </w:tcPr>
          <w:p w14:paraId="32E4EA71" w14:textId="77777777" w:rsidR="00AF6CD6" w:rsidRPr="00E85B73" w:rsidRDefault="00AF6CD6" w:rsidP="00C801E9">
            <w:pPr>
              <w:jc w:val="center"/>
              <w:rPr>
                <w:rFonts w:ascii="宋体" w:hAnsi="宋体"/>
                <w:b/>
                <w:bCs/>
              </w:rPr>
            </w:pPr>
            <w:r w:rsidRPr="00E85B73">
              <w:rPr>
                <w:rFonts w:ascii="宋体" w:hAnsi="宋体" w:hint="eastAsia"/>
                <w:b/>
                <w:bCs/>
              </w:rPr>
              <w:t>日期</w:t>
            </w:r>
          </w:p>
        </w:tc>
        <w:tc>
          <w:tcPr>
            <w:tcW w:w="634" w:type="pct"/>
          </w:tcPr>
          <w:p w14:paraId="1302CD84" w14:textId="77777777" w:rsidR="00AF6CD6" w:rsidRPr="00E85B73" w:rsidRDefault="00AF6CD6" w:rsidP="00C801E9">
            <w:pPr>
              <w:jc w:val="center"/>
              <w:rPr>
                <w:rFonts w:ascii="宋体" w:hAnsi="宋体"/>
                <w:b/>
                <w:bCs/>
              </w:rPr>
            </w:pPr>
            <w:r w:rsidRPr="00E85B73">
              <w:rPr>
                <w:rFonts w:ascii="宋体" w:hAnsi="宋体" w:hint="eastAsia"/>
                <w:b/>
                <w:bCs/>
              </w:rPr>
              <w:t>版本</w:t>
            </w:r>
          </w:p>
        </w:tc>
        <w:tc>
          <w:tcPr>
            <w:tcW w:w="2993" w:type="pct"/>
          </w:tcPr>
          <w:p w14:paraId="6D92F9F9" w14:textId="77777777" w:rsidR="00AF6CD6" w:rsidRPr="00E85B73" w:rsidRDefault="00AF6CD6" w:rsidP="00C801E9">
            <w:pPr>
              <w:jc w:val="center"/>
              <w:rPr>
                <w:rFonts w:ascii="宋体" w:hAnsi="宋体"/>
                <w:b/>
                <w:bCs/>
              </w:rPr>
            </w:pPr>
            <w:r w:rsidRPr="00E85B73">
              <w:rPr>
                <w:rFonts w:ascii="宋体" w:hAnsi="宋体" w:hint="eastAsia"/>
                <w:b/>
                <w:bCs/>
              </w:rPr>
              <w:t>更新说明</w:t>
            </w:r>
          </w:p>
        </w:tc>
        <w:tc>
          <w:tcPr>
            <w:tcW w:w="510" w:type="pct"/>
          </w:tcPr>
          <w:p w14:paraId="3A8CA810" w14:textId="77777777" w:rsidR="00AF6CD6" w:rsidRPr="00E85B73" w:rsidRDefault="00AF6CD6" w:rsidP="00C801E9">
            <w:pPr>
              <w:jc w:val="center"/>
              <w:rPr>
                <w:rFonts w:ascii="宋体" w:hAnsi="宋体"/>
                <w:b/>
                <w:bCs/>
              </w:rPr>
            </w:pPr>
            <w:r w:rsidRPr="00E85B73">
              <w:rPr>
                <w:rFonts w:ascii="宋体" w:hAnsi="宋体" w:hint="eastAsia"/>
                <w:b/>
                <w:bCs/>
              </w:rPr>
              <w:t>作者</w:t>
            </w:r>
          </w:p>
        </w:tc>
      </w:tr>
      <w:tr w:rsidR="00AF6CD6" w:rsidRPr="00E85B73" w14:paraId="37F428BD" w14:textId="77777777" w:rsidTr="00AF6CD6">
        <w:tc>
          <w:tcPr>
            <w:tcW w:w="863" w:type="pct"/>
          </w:tcPr>
          <w:p w14:paraId="5BBB20C0" w14:textId="77777777" w:rsidR="00AF6CD6" w:rsidRPr="00E85B73" w:rsidRDefault="00AF6CD6" w:rsidP="00C801E9">
            <w:pPr>
              <w:rPr>
                <w:rFonts w:ascii="宋体" w:hAnsi="宋体"/>
              </w:rPr>
            </w:pPr>
            <w:r>
              <w:rPr>
                <w:rFonts w:ascii="宋体" w:hAnsi="宋体" w:hint="eastAsia"/>
              </w:rPr>
              <w:t>201</w:t>
            </w:r>
            <w:r>
              <w:rPr>
                <w:rFonts w:ascii="宋体" w:hAnsi="宋体"/>
              </w:rPr>
              <w:t>8</w:t>
            </w:r>
            <w:r>
              <w:rPr>
                <w:rFonts w:ascii="宋体" w:hAnsi="宋体" w:hint="eastAsia"/>
              </w:rPr>
              <w:t>-1</w:t>
            </w:r>
            <w:r>
              <w:rPr>
                <w:rFonts w:ascii="宋体" w:hAnsi="宋体"/>
              </w:rPr>
              <w:t>2</w:t>
            </w:r>
            <w:r>
              <w:rPr>
                <w:rFonts w:ascii="宋体" w:hAnsi="宋体" w:hint="eastAsia"/>
              </w:rPr>
              <w:t>-</w:t>
            </w:r>
            <w:r>
              <w:rPr>
                <w:rFonts w:ascii="宋体" w:hAnsi="宋体"/>
              </w:rPr>
              <w:t>2</w:t>
            </w:r>
            <w:r>
              <w:rPr>
                <w:rFonts w:ascii="宋体" w:hAnsi="宋体" w:hint="eastAsia"/>
              </w:rPr>
              <w:t>4</w:t>
            </w:r>
          </w:p>
        </w:tc>
        <w:tc>
          <w:tcPr>
            <w:tcW w:w="634" w:type="pct"/>
          </w:tcPr>
          <w:p w14:paraId="34E45FCF" w14:textId="77777777" w:rsidR="00AF6CD6" w:rsidRPr="00E85B73" w:rsidRDefault="00AF6CD6" w:rsidP="00C801E9">
            <w:pPr>
              <w:rPr>
                <w:rFonts w:ascii="宋体" w:hAnsi="宋体"/>
              </w:rPr>
            </w:pPr>
            <w:r>
              <w:rPr>
                <w:rFonts w:ascii="宋体" w:hAnsi="宋体"/>
              </w:rPr>
              <w:t>20181224</w:t>
            </w:r>
          </w:p>
        </w:tc>
        <w:tc>
          <w:tcPr>
            <w:tcW w:w="2993" w:type="pct"/>
          </w:tcPr>
          <w:p w14:paraId="383C5DEB" w14:textId="77777777" w:rsidR="00AF6CD6" w:rsidRPr="00E85B73" w:rsidRDefault="00AF6CD6" w:rsidP="00C801E9">
            <w:pPr>
              <w:rPr>
                <w:rFonts w:ascii="宋体" w:hAnsi="宋体"/>
              </w:rPr>
            </w:pPr>
            <w:r>
              <w:rPr>
                <w:rFonts w:ascii="宋体" w:hAnsi="宋体" w:hint="eastAsia"/>
              </w:rPr>
              <w:t>初稿</w:t>
            </w:r>
          </w:p>
        </w:tc>
        <w:tc>
          <w:tcPr>
            <w:tcW w:w="510" w:type="pct"/>
          </w:tcPr>
          <w:p w14:paraId="7EEBD26A" w14:textId="77777777" w:rsidR="00AF6CD6" w:rsidRPr="00E85B73" w:rsidRDefault="00AF6CD6" w:rsidP="00C801E9">
            <w:pPr>
              <w:rPr>
                <w:rFonts w:ascii="宋体" w:hAnsi="宋体"/>
              </w:rPr>
            </w:pPr>
            <w:proofErr w:type="gramStart"/>
            <w:r>
              <w:rPr>
                <w:rFonts w:ascii="宋体" w:hAnsi="宋体" w:hint="eastAsia"/>
              </w:rPr>
              <w:t>龙双凤</w:t>
            </w:r>
            <w:proofErr w:type="gramEnd"/>
          </w:p>
        </w:tc>
      </w:tr>
      <w:tr w:rsidR="00AF6CD6" w:rsidRPr="00E85B73" w14:paraId="2508D632" w14:textId="77777777" w:rsidTr="00AF6CD6">
        <w:tc>
          <w:tcPr>
            <w:tcW w:w="863" w:type="pct"/>
          </w:tcPr>
          <w:p w14:paraId="2CCBBACB" w14:textId="77777777" w:rsidR="00AF6CD6" w:rsidRPr="00E85B73" w:rsidRDefault="00AF6CD6" w:rsidP="00C801E9">
            <w:pPr>
              <w:rPr>
                <w:rFonts w:ascii="宋体" w:hAnsi="宋体"/>
              </w:rPr>
            </w:pPr>
            <w:r>
              <w:rPr>
                <w:rFonts w:ascii="宋体" w:hAnsi="宋体"/>
              </w:rPr>
              <w:t>2019-01-02</w:t>
            </w:r>
          </w:p>
        </w:tc>
        <w:tc>
          <w:tcPr>
            <w:tcW w:w="634" w:type="pct"/>
          </w:tcPr>
          <w:p w14:paraId="1EC9D950" w14:textId="77777777" w:rsidR="00AF6CD6" w:rsidRPr="00E85B73" w:rsidRDefault="00AF6CD6" w:rsidP="00C801E9">
            <w:pPr>
              <w:rPr>
                <w:rFonts w:ascii="宋体" w:hAnsi="宋体"/>
              </w:rPr>
            </w:pPr>
            <w:r>
              <w:rPr>
                <w:rFonts w:ascii="宋体" w:hAnsi="宋体"/>
              </w:rPr>
              <w:t>20190102</w:t>
            </w:r>
          </w:p>
        </w:tc>
        <w:tc>
          <w:tcPr>
            <w:tcW w:w="2993" w:type="pct"/>
          </w:tcPr>
          <w:p w14:paraId="40A28431" w14:textId="77777777" w:rsidR="00AF6CD6" w:rsidRPr="00E85B73" w:rsidRDefault="00AF6CD6" w:rsidP="00C801E9">
            <w:pPr>
              <w:rPr>
                <w:rFonts w:ascii="宋体" w:hAnsi="宋体"/>
              </w:rPr>
            </w:pPr>
            <w:r>
              <w:rPr>
                <w:rFonts w:ascii="宋体" w:hAnsi="宋体" w:hint="eastAsia"/>
              </w:rPr>
              <w:t>增加</w:t>
            </w:r>
            <w:r w:rsidRPr="00AF6AE7">
              <w:rPr>
                <w:rFonts w:ascii="宋体" w:hAnsi="宋体" w:hint="eastAsia"/>
              </w:rPr>
              <w:t>Linux下记录飞行记录的详细方式，以及如何选择配置文件</w:t>
            </w:r>
          </w:p>
        </w:tc>
        <w:tc>
          <w:tcPr>
            <w:tcW w:w="510" w:type="pct"/>
          </w:tcPr>
          <w:p w14:paraId="35B61322" w14:textId="77777777" w:rsidR="00AF6CD6" w:rsidRPr="00E85B73" w:rsidRDefault="00AF6CD6" w:rsidP="00C801E9">
            <w:pPr>
              <w:rPr>
                <w:rFonts w:ascii="宋体" w:hAnsi="宋体"/>
              </w:rPr>
            </w:pPr>
            <w:r>
              <w:rPr>
                <w:rFonts w:ascii="宋体" w:hAnsi="宋体" w:hint="eastAsia"/>
              </w:rPr>
              <w:t>王星</w:t>
            </w:r>
          </w:p>
        </w:tc>
      </w:tr>
      <w:tr w:rsidR="00AF6CD6" w:rsidRPr="00E85B73" w14:paraId="66608F1C" w14:textId="77777777" w:rsidTr="00AF6CD6">
        <w:tc>
          <w:tcPr>
            <w:tcW w:w="863" w:type="pct"/>
          </w:tcPr>
          <w:p w14:paraId="5F0E03A5" w14:textId="77777777" w:rsidR="00AF6CD6" w:rsidRPr="00E85B73" w:rsidRDefault="00AF6CD6" w:rsidP="00C801E9">
            <w:pPr>
              <w:rPr>
                <w:rFonts w:ascii="宋体" w:hAnsi="宋体"/>
              </w:rPr>
            </w:pPr>
            <w:r>
              <w:rPr>
                <w:rFonts w:ascii="宋体" w:hAnsi="宋体"/>
              </w:rPr>
              <w:t>2019-01-15</w:t>
            </w:r>
          </w:p>
        </w:tc>
        <w:tc>
          <w:tcPr>
            <w:tcW w:w="634" w:type="pct"/>
          </w:tcPr>
          <w:p w14:paraId="37AEB5B9" w14:textId="77777777" w:rsidR="00AF6CD6" w:rsidRPr="00E85B73" w:rsidRDefault="00AF6CD6" w:rsidP="00C801E9">
            <w:pPr>
              <w:rPr>
                <w:rFonts w:ascii="宋体" w:hAnsi="宋体"/>
              </w:rPr>
            </w:pPr>
            <w:r>
              <w:rPr>
                <w:rFonts w:ascii="宋体" w:hAnsi="宋体"/>
              </w:rPr>
              <w:t>20190115</w:t>
            </w:r>
          </w:p>
        </w:tc>
        <w:tc>
          <w:tcPr>
            <w:tcW w:w="2993" w:type="pct"/>
          </w:tcPr>
          <w:p w14:paraId="447E3972" w14:textId="77777777" w:rsidR="00AF6CD6" w:rsidRPr="00E85B73" w:rsidRDefault="00AF6CD6" w:rsidP="00C801E9">
            <w:pPr>
              <w:rPr>
                <w:rFonts w:ascii="宋体" w:hAnsi="宋体"/>
              </w:rPr>
            </w:pPr>
            <w:r w:rsidRPr="00AF6CD6">
              <w:rPr>
                <w:rFonts w:ascii="宋体" w:hAnsi="宋体" w:hint="eastAsia"/>
              </w:rPr>
              <w:t>增加单用户性能问题分析工具</w:t>
            </w:r>
            <w:proofErr w:type="spellStart"/>
            <w:r w:rsidRPr="00AF6CD6">
              <w:rPr>
                <w:rFonts w:ascii="宋体" w:hAnsi="宋体" w:hint="eastAsia"/>
              </w:rPr>
              <w:t>yourkit</w:t>
            </w:r>
            <w:proofErr w:type="spellEnd"/>
            <w:r w:rsidRPr="00AF6CD6">
              <w:rPr>
                <w:rFonts w:ascii="宋体" w:hAnsi="宋体" w:hint="eastAsia"/>
              </w:rPr>
              <w:t>的入门使用方法说明</w:t>
            </w:r>
          </w:p>
        </w:tc>
        <w:tc>
          <w:tcPr>
            <w:tcW w:w="510" w:type="pct"/>
          </w:tcPr>
          <w:p w14:paraId="396EAFF1" w14:textId="77777777" w:rsidR="00AF6CD6" w:rsidRPr="00E85B73" w:rsidRDefault="00AF6CD6" w:rsidP="00C801E9">
            <w:pPr>
              <w:rPr>
                <w:rFonts w:ascii="宋体" w:hAnsi="宋体"/>
              </w:rPr>
            </w:pPr>
            <w:proofErr w:type="gramStart"/>
            <w:r>
              <w:rPr>
                <w:rFonts w:ascii="宋体" w:hAnsi="宋体" w:hint="eastAsia"/>
              </w:rPr>
              <w:t>龙双凤</w:t>
            </w:r>
            <w:proofErr w:type="gramEnd"/>
          </w:p>
        </w:tc>
      </w:tr>
      <w:tr w:rsidR="00AF6CD6" w:rsidRPr="00E85B73" w14:paraId="396BF1C4" w14:textId="77777777" w:rsidTr="00AF6CD6">
        <w:tc>
          <w:tcPr>
            <w:tcW w:w="863" w:type="pct"/>
          </w:tcPr>
          <w:p w14:paraId="215F07DB" w14:textId="77777777" w:rsidR="00AF6CD6" w:rsidRPr="00E85B73" w:rsidRDefault="00AF6CD6" w:rsidP="00C801E9">
            <w:pPr>
              <w:rPr>
                <w:rFonts w:ascii="宋体" w:hAnsi="宋体"/>
              </w:rPr>
            </w:pPr>
            <w:r>
              <w:rPr>
                <w:rFonts w:ascii="宋体" w:hAnsi="宋体" w:hint="eastAsia"/>
              </w:rPr>
              <w:t>2</w:t>
            </w:r>
            <w:r>
              <w:rPr>
                <w:rFonts w:ascii="宋体" w:hAnsi="宋体"/>
              </w:rPr>
              <w:t>019-01-17</w:t>
            </w:r>
          </w:p>
        </w:tc>
        <w:tc>
          <w:tcPr>
            <w:tcW w:w="634" w:type="pct"/>
          </w:tcPr>
          <w:p w14:paraId="55BD1880" w14:textId="77777777" w:rsidR="00AF6CD6" w:rsidRPr="00E85B73" w:rsidRDefault="00AF6CD6" w:rsidP="00C801E9">
            <w:pPr>
              <w:rPr>
                <w:rFonts w:ascii="宋体" w:hAnsi="宋体"/>
              </w:rPr>
            </w:pPr>
            <w:r>
              <w:rPr>
                <w:rFonts w:ascii="宋体" w:hAnsi="宋体" w:hint="eastAsia"/>
              </w:rPr>
              <w:t>2</w:t>
            </w:r>
            <w:r>
              <w:rPr>
                <w:rFonts w:ascii="宋体" w:hAnsi="宋体"/>
              </w:rPr>
              <w:t>0190117</w:t>
            </w:r>
          </w:p>
        </w:tc>
        <w:tc>
          <w:tcPr>
            <w:tcW w:w="2993" w:type="pct"/>
          </w:tcPr>
          <w:p w14:paraId="5261CC54" w14:textId="77777777" w:rsidR="00AF6CD6" w:rsidRPr="00AF6CD6" w:rsidRDefault="00AF6CD6" w:rsidP="00AF6CD6">
            <w:pPr>
              <w:widowControl/>
              <w:shd w:val="clear" w:color="auto" w:fill="FFFFFF"/>
              <w:spacing w:line="315" w:lineRule="atLeast"/>
              <w:jc w:val="left"/>
              <w:rPr>
                <w:rFonts w:ascii="宋体" w:hAnsi="宋体"/>
              </w:rPr>
            </w:pPr>
            <w:r w:rsidRPr="00AF6CD6">
              <w:rPr>
                <w:rFonts w:ascii="宋体" w:hAnsi="宋体" w:hint="eastAsia"/>
              </w:rPr>
              <w:t>1、在</w:t>
            </w:r>
            <w:proofErr w:type="spellStart"/>
            <w:r w:rsidRPr="00AF6CD6">
              <w:rPr>
                <w:rFonts w:ascii="宋体" w:hAnsi="宋体" w:hint="eastAsia"/>
              </w:rPr>
              <w:t>yourKit</w:t>
            </w:r>
            <w:proofErr w:type="spellEnd"/>
            <w:r w:rsidRPr="00AF6CD6">
              <w:rPr>
                <w:rFonts w:ascii="宋体" w:hAnsi="宋体" w:hint="eastAsia"/>
              </w:rPr>
              <w:t>步骤五中增加了Start CPU Profiling的三个模式的区别和说明。</w:t>
            </w:r>
          </w:p>
          <w:p w14:paraId="0CE88697" w14:textId="77777777" w:rsidR="00AF6CD6" w:rsidRPr="00AF6CD6" w:rsidRDefault="00AF6CD6" w:rsidP="00AF6CD6">
            <w:pPr>
              <w:widowControl/>
              <w:shd w:val="clear" w:color="auto" w:fill="FFFFFF"/>
              <w:spacing w:line="315" w:lineRule="atLeast"/>
              <w:jc w:val="left"/>
              <w:rPr>
                <w:rFonts w:ascii="宋体" w:hAnsi="宋体"/>
              </w:rPr>
            </w:pPr>
            <w:r w:rsidRPr="00AF6CD6">
              <w:rPr>
                <w:rFonts w:ascii="宋体" w:hAnsi="宋体" w:hint="eastAsia"/>
              </w:rPr>
              <w:t>2、增加了附录：性能优化按钮，同时增加了中建前段</w:t>
            </w:r>
            <w:proofErr w:type="gramStart"/>
            <w:r w:rsidRPr="00AF6CD6">
              <w:rPr>
                <w:rFonts w:ascii="宋体" w:hAnsi="宋体" w:hint="eastAsia"/>
              </w:rPr>
              <w:t>时间压测的</w:t>
            </w:r>
            <w:proofErr w:type="gramEnd"/>
            <w:r w:rsidRPr="00AF6CD6">
              <w:rPr>
                <w:rFonts w:ascii="宋体" w:hAnsi="宋体" w:hint="eastAsia"/>
              </w:rPr>
              <w:t>分析情况，后续会追加粮食局最近的分析案例。</w:t>
            </w:r>
          </w:p>
          <w:p w14:paraId="4F7FFAB0" w14:textId="77777777" w:rsidR="00AF6CD6" w:rsidRPr="00AF6CD6" w:rsidRDefault="00AF6CD6" w:rsidP="001C55FA">
            <w:pPr>
              <w:widowControl/>
              <w:shd w:val="clear" w:color="auto" w:fill="FFFFFF"/>
              <w:spacing w:line="315" w:lineRule="atLeast"/>
              <w:jc w:val="left"/>
              <w:rPr>
                <w:rFonts w:ascii="宋体" w:hAnsi="宋体"/>
              </w:rPr>
            </w:pPr>
            <w:r w:rsidRPr="00AF6CD6">
              <w:rPr>
                <w:rFonts w:ascii="宋体" w:hAnsi="宋体" w:hint="eastAsia"/>
              </w:rPr>
              <w:t>3、增加了附录：AWR日志分析（未完待续...）</w:t>
            </w:r>
          </w:p>
        </w:tc>
        <w:tc>
          <w:tcPr>
            <w:tcW w:w="510" w:type="pct"/>
          </w:tcPr>
          <w:p w14:paraId="7BC115BD" w14:textId="77777777" w:rsidR="00AF6CD6" w:rsidRPr="00E85B73" w:rsidRDefault="00AF6CD6" w:rsidP="00C801E9">
            <w:pPr>
              <w:rPr>
                <w:rFonts w:ascii="宋体" w:hAnsi="宋体"/>
              </w:rPr>
            </w:pPr>
            <w:r>
              <w:rPr>
                <w:rFonts w:ascii="宋体" w:hAnsi="宋体" w:hint="eastAsia"/>
              </w:rPr>
              <w:t>王星</w:t>
            </w:r>
          </w:p>
        </w:tc>
      </w:tr>
      <w:tr w:rsidR="00AF6CD6" w:rsidRPr="00E85B73" w14:paraId="22975E60" w14:textId="77777777" w:rsidTr="00AF6CD6">
        <w:tc>
          <w:tcPr>
            <w:tcW w:w="863" w:type="pct"/>
          </w:tcPr>
          <w:p w14:paraId="7D26BAA6" w14:textId="77777777" w:rsidR="00AF6CD6" w:rsidRPr="00E85B73" w:rsidRDefault="001C55FA" w:rsidP="00C801E9">
            <w:pPr>
              <w:rPr>
                <w:rFonts w:ascii="宋体" w:hAnsi="宋体"/>
              </w:rPr>
            </w:pPr>
            <w:r>
              <w:rPr>
                <w:rFonts w:ascii="宋体" w:hAnsi="宋体" w:hint="eastAsia"/>
              </w:rPr>
              <w:t>2</w:t>
            </w:r>
            <w:r>
              <w:rPr>
                <w:rFonts w:ascii="宋体" w:hAnsi="宋体"/>
              </w:rPr>
              <w:t>019-01-17</w:t>
            </w:r>
          </w:p>
        </w:tc>
        <w:tc>
          <w:tcPr>
            <w:tcW w:w="634" w:type="pct"/>
          </w:tcPr>
          <w:p w14:paraId="51D37953" w14:textId="77777777" w:rsidR="00AF6CD6" w:rsidRPr="00E85B73" w:rsidRDefault="001C55FA" w:rsidP="00C801E9">
            <w:pPr>
              <w:rPr>
                <w:rFonts w:ascii="宋体" w:hAnsi="宋体"/>
              </w:rPr>
            </w:pPr>
            <w:r>
              <w:rPr>
                <w:rFonts w:ascii="宋体" w:hAnsi="宋体" w:hint="eastAsia"/>
              </w:rPr>
              <w:t>2</w:t>
            </w:r>
            <w:r>
              <w:rPr>
                <w:rFonts w:ascii="宋体" w:hAnsi="宋体"/>
              </w:rPr>
              <w:t>0190117</w:t>
            </w:r>
          </w:p>
        </w:tc>
        <w:tc>
          <w:tcPr>
            <w:tcW w:w="2993" w:type="pct"/>
          </w:tcPr>
          <w:p w14:paraId="38E24B48" w14:textId="77777777" w:rsidR="00AF6CD6" w:rsidRPr="001C55FA" w:rsidRDefault="001C55FA" w:rsidP="001C55FA">
            <w:pPr>
              <w:rPr>
                <w:rFonts w:ascii="宋体" w:hAnsi="宋体"/>
              </w:rPr>
            </w:pPr>
            <w:r w:rsidRPr="001C55FA">
              <w:rPr>
                <w:rFonts w:ascii="宋体" w:hAnsi="宋体" w:hint="eastAsia"/>
              </w:rPr>
              <w:t>增加第5小节、数据库</w:t>
            </w:r>
            <w:proofErr w:type="spellStart"/>
            <w:r w:rsidRPr="001C55FA">
              <w:rPr>
                <w:rFonts w:ascii="宋体" w:hAnsi="宋体" w:hint="eastAsia"/>
              </w:rPr>
              <w:t>awr</w:t>
            </w:r>
            <w:proofErr w:type="spellEnd"/>
            <w:r w:rsidRPr="001C55FA">
              <w:rPr>
                <w:rFonts w:ascii="宋体" w:hAnsi="宋体" w:hint="eastAsia"/>
              </w:rPr>
              <w:t>文件（oracle）补充了</w:t>
            </w:r>
            <w:proofErr w:type="spellStart"/>
            <w:r w:rsidRPr="001C55FA">
              <w:rPr>
                <w:rFonts w:ascii="宋体" w:hAnsi="宋体" w:hint="eastAsia"/>
              </w:rPr>
              <w:t>awr</w:t>
            </w:r>
            <w:proofErr w:type="spellEnd"/>
            <w:r w:rsidRPr="001C55FA">
              <w:rPr>
                <w:rFonts w:ascii="宋体" w:hAnsi="宋体" w:hint="eastAsia"/>
              </w:rPr>
              <w:t>的制作过程</w:t>
            </w:r>
          </w:p>
        </w:tc>
        <w:tc>
          <w:tcPr>
            <w:tcW w:w="510" w:type="pct"/>
          </w:tcPr>
          <w:p w14:paraId="5C6ED2BC" w14:textId="77777777" w:rsidR="00AF6CD6" w:rsidRPr="00E85B73" w:rsidRDefault="001C55FA" w:rsidP="00C801E9">
            <w:pPr>
              <w:rPr>
                <w:rFonts w:ascii="宋体" w:hAnsi="宋体"/>
              </w:rPr>
            </w:pPr>
            <w:r>
              <w:rPr>
                <w:rFonts w:ascii="宋体" w:hAnsi="宋体" w:hint="eastAsia"/>
              </w:rPr>
              <w:t>张凯</w:t>
            </w:r>
          </w:p>
        </w:tc>
      </w:tr>
      <w:tr w:rsidR="00AF6CD6" w:rsidRPr="00E85B73" w14:paraId="18FA81A2" w14:textId="77777777" w:rsidTr="00AF6CD6">
        <w:tc>
          <w:tcPr>
            <w:tcW w:w="863" w:type="pct"/>
          </w:tcPr>
          <w:p w14:paraId="240C47D1" w14:textId="77777777" w:rsidR="00AF6CD6" w:rsidRPr="00E85B73" w:rsidRDefault="00AD0FEA" w:rsidP="00C801E9">
            <w:pPr>
              <w:rPr>
                <w:rFonts w:ascii="宋体" w:hAnsi="宋体"/>
              </w:rPr>
            </w:pPr>
            <w:r>
              <w:rPr>
                <w:rFonts w:ascii="宋体" w:hAnsi="宋体" w:hint="eastAsia"/>
              </w:rPr>
              <w:t>2</w:t>
            </w:r>
            <w:r>
              <w:rPr>
                <w:rFonts w:ascii="宋体" w:hAnsi="宋体"/>
              </w:rPr>
              <w:t>019-02-13</w:t>
            </w:r>
          </w:p>
        </w:tc>
        <w:tc>
          <w:tcPr>
            <w:tcW w:w="634" w:type="pct"/>
          </w:tcPr>
          <w:p w14:paraId="062BE696" w14:textId="77777777" w:rsidR="00AF6CD6" w:rsidRPr="00E85B73" w:rsidRDefault="00AD0FEA" w:rsidP="00C801E9">
            <w:pPr>
              <w:rPr>
                <w:rFonts w:ascii="宋体" w:hAnsi="宋体"/>
              </w:rPr>
            </w:pPr>
            <w:r>
              <w:rPr>
                <w:rFonts w:ascii="宋体" w:hAnsi="宋体" w:hint="eastAsia"/>
              </w:rPr>
              <w:t>2</w:t>
            </w:r>
            <w:r>
              <w:rPr>
                <w:rFonts w:ascii="宋体" w:hAnsi="宋体"/>
              </w:rPr>
              <w:t>0190213</w:t>
            </w:r>
          </w:p>
        </w:tc>
        <w:tc>
          <w:tcPr>
            <w:tcW w:w="2993" w:type="pct"/>
          </w:tcPr>
          <w:p w14:paraId="5D39AACF" w14:textId="77777777" w:rsidR="00AF6CD6" w:rsidRPr="00E85B73" w:rsidRDefault="00AD0FEA" w:rsidP="00C801E9">
            <w:pPr>
              <w:rPr>
                <w:rFonts w:ascii="宋体" w:hAnsi="宋体"/>
              </w:rPr>
            </w:pPr>
            <w:r w:rsidRPr="00AD0FEA">
              <w:rPr>
                <w:rFonts w:ascii="宋体" w:hAnsi="宋体" w:hint="eastAsia"/>
              </w:rPr>
              <w:t>增加了元旦时粮食局突发性能问题的分析案例</w:t>
            </w:r>
          </w:p>
        </w:tc>
        <w:tc>
          <w:tcPr>
            <w:tcW w:w="510" w:type="pct"/>
          </w:tcPr>
          <w:p w14:paraId="085AA863" w14:textId="77777777" w:rsidR="00AF6CD6" w:rsidRPr="00E85B73" w:rsidRDefault="00AD0FEA" w:rsidP="00C801E9">
            <w:pPr>
              <w:rPr>
                <w:rFonts w:ascii="宋体" w:hAnsi="宋体"/>
              </w:rPr>
            </w:pPr>
            <w:r>
              <w:rPr>
                <w:rFonts w:ascii="宋体" w:hAnsi="宋体" w:hint="eastAsia"/>
              </w:rPr>
              <w:t>王星</w:t>
            </w:r>
          </w:p>
        </w:tc>
      </w:tr>
      <w:tr w:rsidR="00AF6CD6" w:rsidRPr="00E85B73" w14:paraId="5FA8715B" w14:textId="77777777" w:rsidTr="00AF6CD6">
        <w:tc>
          <w:tcPr>
            <w:tcW w:w="863" w:type="pct"/>
          </w:tcPr>
          <w:p w14:paraId="5D4BE902" w14:textId="77777777" w:rsidR="00AF6CD6" w:rsidRPr="00E85B73" w:rsidRDefault="00E10DF6" w:rsidP="00C801E9">
            <w:pPr>
              <w:rPr>
                <w:rFonts w:ascii="宋体" w:hAnsi="宋体"/>
              </w:rPr>
            </w:pPr>
            <w:r>
              <w:rPr>
                <w:rFonts w:ascii="宋体" w:hAnsi="宋体" w:hint="eastAsia"/>
              </w:rPr>
              <w:t>2</w:t>
            </w:r>
            <w:r>
              <w:rPr>
                <w:rFonts w:ascii="宋体" w:hAnsi="宋体"/>
              </w:rPr>
              <w:t>019-02-14</w:t>
            </w:r>
          </w:p>
        </w:tc>
        <w:tc>
          <w:tcPr>
            <w:tcW w:w="634" w:type="pct"/>
          </w:tcPr>
          <w:p w14:paraId="4436E4AB" w14:textId="77777777" w:rsidR="00AF6CD6" w:rsidRPr="00E85B73" w:rsidRDefault="00E10DF6" w:rsidP="00C801E9">
            <w:pPr>
              <w:rPr>
                <w:rFonts w:ascii="宋体" w:hAnsi="宋体"/>
              </w:rPr>
            </w:pPr>
            <w:r>
              <w:rPr>
                <w:rFonts w:ascii="宋体" w:hAnsi="宋体" w:hint="eastAsia"/>
              </w:rPr>
              <w:t>2</w:t>
            </w:r>
            <w:r>
              <w:rPr>
                <w:rFonts w:ascii="宋体" w:hAnsi="宋体"/>
              </w:rPr>
              <w:t>0190214</w:t>
            </w:r>
          </w:p>
        </w:tc>
        <w:tc>
          <w:tcPr>
            <w:tcW w:w="2993" w:type="pct"/>
          </w:tcPr>
          <w:p w14:paraId="08EF4007" w14:textId="77777777" w:rsidR="00AF6CD6" w:rsidRPr="00E85B73" w:rsidRDefault="00484247" w:rsidP="00C801E9">
            <w:pPr>
              <w:rPr>
                <w:rFonts w:ascii="宋体" w:hAnsi="宋体"/>
              </w:rPr>
            </w:pPr>
            <w:r>
              <w:rPr>
                <w:rFonts w:hint="eastAsia"/>
              </w:rPr>
              <w:t>增加了</w:t>
            </w:r>
            <w:proofErr w:type="gramStart"/>
            <w:r w:rsidR="00FC662A">
              <w:rPr>
                <w:rFonts w:hint="eastAsia"/>
              </w:rPr>
              <w:t>国电投内存</w:t>
            </w:r>
            <w:proofErr w:type="gramEnd"/>
            <w:r w:rsidR="00FC662A">
              <w:rPr>
                <w:rFonts w:hint="eastAsia"/>
              </w:rPr>
              <w:t>异常分析</w:t>
            </w:r>
          </w:p>
        </w:tc>
        <w:tc>
          <w:tcPr>
            <w:tcW w:w="510" w:type="pct"/>
          </w:tcPr>
          <w:p w14:paraId="5D780018" w14:textId="77777777" w:rsidR="00AF6CD6" w:rsidRPr="00E85B73" w:rsidRDefault="00E10DF6" w:rsidP="00C801E9">
            <w:pPr>
              <w:rPr>
                <w:rFonts w:ascii="宋体" w:hAnsi="宋体"/>
              </w:rPr>
            </w:pPr>
            <w:r>
              <w:rPr>
                <w:rFonts w:ascii="宋体" w:hAnsi="宋体" w:hint="eastAsia"/>
              </w:rPr>
              <w:t>王星</w:t>
            </w:r>
          </w:p>
        </w:tc>
      </w:tr>
      <w:tr w:rsidR="00AF6CD6" w:rsidRPr="00E85B73" w14:paraId="463CD8E3" w14:textId="77777777" w:rsidTr="00AF6CD6">
        <w:tc>
          <w:tcPr>
            <w:tcW w:w="863" w:type="pct"/>
          </w:tcPr>
          <w:p w14:paraId="5C11ABB0" w14:textId="77777777" w:rsidR="00AF6CD6" w:rsidRPr="00E85B73" w:rsidRDefault="005911A2" w:rsidP="00C801E9">
            <w:pPr>
              <w:rPr>
                <w:rFonts w:ascii="宋体" w:hAnsi="宋体"/>
              </w:rPr>
            </w:pPr>
            <w:r>
              <w:rPr>
                <w:rFonts w:ascii="宋体" w:hAnsi="宋体" w:hint="eastAsia"/>
              </w:rPr>
              <w:t>2</w:t>
            </w:r>
            <w:r>
              <w:rPr>
                <w:rFonts w:ascii="宋体" w:hAnsi="宋体"/>
              </w:rPr>
              <w:t>019-05-23</w:t>
            </w:r>
          </w:p>
        </w:tc>
        <w:tc>
          <w:tcPr>
            <w:tcW w:w="634" w:type="pct"/>
          </w:tcPr>
          <w:p w14:paraId="2CF473E7" w14:textId="77777777" w:rsidR="00AF6CD6" w:rsidRPr="00E85B73" w:rsidRDefault="005911A2" w:rsidP="00C801E9">
            <w:pPr>
              <w:rPr>
                <w:rFonts w:ascii="宋体" w:hAnsi="宋体"/>
              </w:rPr>
            </w:pPr>
            <w:r>
              <w:rPr>
                <w:rFonts w:ascii="宋体" w:hAnsi="宋体" w:hint="eastAsia"/>
              </w:rPr>
              <w:t>2</w:t>
            </w:r>
            <w:r>
              <w:rPr>
                <w:rFonts w:ascii="宋体" w:hAnsi="宋体"/>
              </w:rPr>
              <w:t>0190523</w:t>
            </w:r>
          </w:p>
        </w:tc>
        <w:tc>
          <w:tcPr>
            <w:tcW w:w="2993" w:type="pct"/>
          </w:tcPr>
          <w:p w14:paraId="390F2D26" w14:textId="77777777" w:rsidR="00AF6CD6" w:rsidRPr="00E85B73" w:rsidRDefault="005911A2" w:rsidP="00C801E9">
            <w:pPr>
              <w:rPr>
                <w:rFonts w:ascii="宋体" w:hAnsi="宋体"/>
              </w:rPr>
            </w:pPr>
            <w:r>
              <w:rPr>
                <w:rFonts w:ascii="宋体" w:hAnsi="宋体" w:hint="eastAsia"/>
              </w:rPr>
              <w:t>新增了一种在Windows下简易制作线程dump的语句</w:t>
            </w:r>
          </w:p>
        </w:tc>
        <w:tc>
          <w:tcPr>
            <w:tcW w:w="510" w:type="pct"/>
          </w:tcPr>
          <w:p w14:paraId="1643E88B" w14:textId="77777777" w:rsidR="00AF6CD6" w:rsidRPr="00E85B73" w:rsidRDefault="005911A2" w:rsidP="00C801E9">
            <w:pPr>
              <w:rPr>
                <w:rFonts w:ascii="宋体" w:hAnsi="宋体"/>
              </w:rPr>
            </w:pPr>
            <w:r>
              <w:rPr>
                <w:rFonts w:ascii="宋体" w:hAnsi="宋体" w:hint="eastAsia"/>
              </w:rPr>
              <w:t>王星</w:t>
            </w:r>
          </w:p>
        </w:tc>
      </w:tr>
      <w:tr w:rsidR="00AF6CD6" w:rsidRPr="00E85B73" w14:paraId="482A7464" w14:textId="77777777" w:rsidTr="00AF6CD6">
        <w:tc>
          <w:tcPr>
            <w:tcW w:w="863" w:type="pct"/>
          </w:tcPr>
          <w:p w14:paraId="275965BE" w14:textId="77777777" w:rsidR="00AF6CD6" w:rsidRPr="00E85B73" w:rsidRDefault="00615434" w:rsidP="00C801E9">
            <w:pPr>
              <w:rPr>
                <w:rFonts w:ascii="宋体" w:hAnsi="宋体"/>
              </w:rPr>
            </w:pPr>
            <w:r>
              <w:rPr>
                <w:rFonts w:ascii="宋体" w:hAnsi="宋体" w:hint="eastAsia"/>
              </w:rPr>
              <w:t>2</w:t>
            </w:r>
            <w:r>
              <w:rPr>
                <w:rFonts w:ascii="宋体" w:hAnsi="宋体"/>
              </w:rPr>
              <w:t>019-05-29</w:t>
            </w:r>
          </w:p>
        </w:tc>
        <w:tc>
          <w:tcPr>
            <w:tcW w:w="634" w:type="pct"/>
          </w:tcPr>
          <w:p w14:paraId="2BA0E55E" w14:textId="77777777" w:rsidR="00AF6CD6" w:rsidRPr="00E85B73" w:rsidRDefault="00615434" w:rsidP="00C801E9">
            <w:pPr>
              <w:rPr>
                <w:rFonts w:ascii="宋体" w:hAnsi="宋体"/>
              </w:rPr>
            </w:pPr>
            <w:r>
              <w:rPr>
                <w:rFonts w:ascii="宋体" w:hAnsi="宋体" w:hint="eastAsia"/>
              </w:rPr>
              <w:t>2</w:t>
            </w:r>
            <w:r>
              <w:rPr>
                <w:rFonts w:ascii="宋体" w:hAnsi="宋体"/>
              </w:rPr>
              <w:t>0190529</w:t>
            </w:r>
          </w:p>
        </w:tc>
        <w:tc>
          <w:tcPr>
            <w:tcW w:w="2993" w:type="pct"/>
          </w:tcPr>
          <w:p w14:paraId="568C1B97" w14:textId="77777777" w:rsidR="00AF6CD6" w:rsidRPr="00E85B73" w:rsidRDefault="00615434" w:rsidP="00C801E9">
            <w:pPr>
              <w:rPr>
                <w:rFonts w:ascii="宋体" w:hAnsi="宋体"/>
              </w:rPr>
            </w:pPr>
            <w:r>
              <w:rPr>
                <w:rFonts w:ascii="宋体" w:hAnsi="宋体" w:hint="eastAsia"/>
              </w:rPr>
              <w:t>新增了一个附录“ORACLE常用查询”</w:t>
            </w:r>
          </w:p>
        </w:tc>
        <w:tc>
          <w:tcPr>
            <w:tcW w:w="510" w:type="pct"/>
          </w:tcPr>
          <w:p w14:paraId="580B64E4" w14:textId="77777777" w:rsidR="00AF6CD6" w:rsidRPr="00E85B73" w:rsidRDefault="00615434" w:rsidP="00C801E9">
            <w:pPr>
              <w:rPr>
                <w:rFonts w:ascii="宋体" w:hAnsi="宋体"/>
              </w:rPr>
            </w:pPr>
            <w:r>
              <w:rPr>
                <w:rFonts w:ascii="宋体" w:hAnsi="宋体" w:hint="eastAsia"/>
              </w:rPr>
              <w:t>王星</w:t>
            </w:r>
          </w:p>
        </w:tc>
      </w:tr>
      <w:tr w:rsidR="00AF6CD6" w:rsidRPr="00E85B73" w14:paraId="18B452B3" w14:textId="77777777" w:rsidTr="00AF6CD6">
        <w:tc>
          <w:tcPr>
            <w:tcW w:w="863" w:type="pct"/>
          </w:tcPr>
          <w:p w14:paraId="1FBFF9F2" w14:textId="77777777" w:rsidR="00AF6CD6" w:rsidRPr="00E85B73" w:rsidRDefault="00AB0C75" w:rsidP="00C801E9">
            <w:pPr>
              <w:rPr>
                <w:rFonts w:ascii="宋体" w:hAnsi="宋体"/>
              </w:rPr>
            </w:pPr>
            <w:r>
              <w:rPr>
                <w:rFonts w:ascii="宋体" w:hAnsi="宋体" w:hint="eastAsia"/>
              </w:rPr>
              <w:t>2</w:t>
            </w:r>
            <w:r>
              <w:rPr>
                <w:rFonts w:ascii="宋体" w:hAnsi="宋体"/>
              </w:rPr>
              <w:t>019-07-17</w:t>
            </w:r>
          </w:p>
        </w:tc>
        <w:tc>
          <w:tcPr>
            <w:tcW w:w="634" w:type="pct"/>
          </w:tcPr>
          <w:p w14:paraId="22E475AF" w14:textId="77777777" w:rsidR="00AF6CD6" w:rsidRPr="00E85B73" w:rsidRDefault="00AB0C75" w:rsidP="00C801E9">
            <w:pPr>
              <w:rPr>
                <w:rFonts w:ascii="宋体" w:hAnsi="宋体"/>
              </w:rPr>
            </w:pPr>
            <w:r>
              <w:rPr>
                <w:rFonts w:ascii="宋体" w:hAnsi="宋体" w:hint="eastAsia"/>
              </w:rPr>
              <w:t>2</w:t>
            </w:r>
            <w:r>
              <w:rPr>
                <w:rFonts w:ascii="宋体" w:hAnsi="宋体"/>
              </w:rPr>
              <w:t>0190717</w:t>
            </w:r>
          </w:p>
        </w:tc>
        <w:tc>
          <w:tcPr>
            <w:tcW w:w="2993" w:type="pct"/>
          </w:tcPr>
          <w:p w14:paraId="318379F7" w14:textId="77777777" w:rsidR="00AF6CD6" w:rsidRPr="00E85B73" w:rsidRDefault="00AB0C75" w:rsidP="00C801E9">
            <w:pPr>
              <w:rPr>
                <w:rFonts w:ascii="宋体" w:hAnsi="宋体"/>
              </w:rPr>
            </w:pPr>
            <w:r>
              <w:rPr>
                <w:rFonts w:ascii="宋体" w:hAnsi="宋体" w:hint="eastAsia"/>
              </w:rPr>
              <w:t>新增</w:t>
            </w:r>
            <w:r w:rsidR="00094175">
              <w:rPr>
                <w:rFonts w:ascii="宋体" w:hAnsi="宋体" w:hint="eastAsia"/>
              </w:rPr>
              <w:t>Linux下</w:t>
            </w:r>
            <w:proofErr w:type="spellStart"/>
            <w:r>
              <w:rPr>
                <w:rFonts w:ascii="宋体" w:hAnsi="宋体" w:hint="eastAsia"/>
              </w:rPr>
              <w:t>ps</w:t>
            </w:r>
            <w:proofErr w:type="spellEnd"/>
            <w:r>
              <w:rPr>
                <w:rFonts w:ascii="宋体" w:hAnsi="宋体" w:hint="eastAsia"/>
              </w:rPr>
              <w:t>和</w:t>
            </w:r>
            <w:proofErr w:type="spellStart"/>
            <w:r w:rsidR="00094175">
              <w:rPr>
                <w:rFonts w:ascii="宋体" w:hAnsi="宋体" w:hint="eastAsia"/>
              </w:rPr>
              <w:t>jstat</w:t>
            </w:r>
            <w:proofErr w:type="spellEnd"/>
            <w:r w:rsidR="00094175">
              <w:rPr>
                <w:rFonts w:ascii="宋体" w:hAnsi="宋体" w:hint="eastAsia"/>
              </w:rPr>
              <w:t>联合排查CPU问题</w:t>
            </w:r>
          </w:p>
        </w:tc>
        <w:tc>
          <w:tcPr>
            <w:tcW w:w="510" w:type="pct"/>
          </w:tcPr>
          <w:p w14:paraId="1BEAC5D6" w14:textId="77777777" w:rsidR="00AF6CD6" w:rsidRPr="00E85B73" w:rsidRDefault="00094175" w:rsidP="00C801E9">
            <w:pPr>
              <w:rPr>
                <w:rFonts w:ascii="宋体" w:hAnsi="宋体"/>
              </w:rPr>
            </w:pPr>
            <w:r>
              <w:rPr>
                <w:rFonts w:ascii="宋体" w:hAnsi="宋体" w:hint="eastAsia"/>
              </w:rPr>
              <w:t>王星</w:t>
            </w:r>
          </w:p>
        </w:tc>
      </w:tr>
      <w:tr w:rsidR="00AF6CD6" w:rsidRPr="009761C1" w14:paraId="32EA9E3F" w14:textId="77777777" w:rsidTr="00AF6CD6">
        <w:tc>
          <w:tcPr>
            <w:tcW w:w="863" w:type="pct"/>
          </w:tcPr>
          <w:p w14:paraId="58D55A18" w14:textId="45ABB9A9" w:rsidR="00AF6CD6" w:rsidRPr="00E85B73" w:rsidRDefault="009761C1" w:rsidP="009761C1">
            <w:pPr>
              <w:rPr>
                <w:rFonts w:ascii="宋体" w:hAnsi="宋体"/>
              </w:rPr>
            </w:pPr>
            <w:r>
              <w:rPr>
                <w:rFonts w:ascii="宋体" w:hAnsi="宋体" w:hint="eastAsia"/>
              </w:rPr>
              <w:t>2020-05-15</w:t>
            </w:r>
          </w:p>
        </w:tc>
        <w:tc>
          <w:tcPr>
            <w:tcW w:w="634" w:type="pct"/>
          </w:tcPr>
          <w:p w14:paraId="0BEE25FC" w14:textId="5CEFA053" w:rsidR="00AF6CD6" w:rsidRPr="00E85B73" w:rsidRDefault="009761C1" w:rsidP="00C801E9">
            <w:pPr>
              <w:rPr>
                <w:rFonts w:ascii="宋体" w:hAnsi="宋体"/>
              </w:rPr>
            </w:pPr>
            <w:r>
              <w:rPr>
                <w:rFonts w:ascii="宋体" w:hAnsi="宋体" w:hint="eastAsia"/>
              </w:rPr>
              <w:t>20200515</w:t>
            </w:r>
          </w:p>
        </w:tc>
        <w:tc>
          <w:tcPr>
            <w:tcW w:w="2993" w:type="pct"/>
          </w:tcPr>
          <w:p w14:paraId="4A33F12A" w14:textId="41467AF2" w:rsidR="00AF6CD6" w:rsidRPr="00E85B73" w:rsidRDefault="009761C1" w:rsidP="00C801E9">
            <w:pPr>
              <w:rPr>
                <w:rFonts w:ascii="宋体" w:hAnsi="宋体"/>
              </w:rPr>
            </w:pPr>
            <w:r>
              <w:rPr>
                <w:rFonts w:ascii="宋体" w:hAnsi="宋体" w:hint="eastAsia"/>
              </w:rPr>
              <w:t>修改堆dump制作命令错误问题</w:t>
            </w:r>
          </w:p>
        </w:tc>
        <w:tc>
          <w:tcPr>
            <w:tcW w:w="510" w:type="pct"/>
          </w:tcPr>
          <w:p w14:paraId="45B7B013" w14:textId="2357F6DE" w:rsidR="00AF6CD6" w:rsidRPr="00E85B73" w:rsidRDefault="009761C1" w:rsidP="00C801E9">
            <w:pPr>
              <w:rPr>
                <w:rFonts w:ascii="宋体" w:hAnsi="宋体"/>
              </w:rPr>
            </w:pPr>
            <w:r>
              <w:rPr>
                <w:rFonts w:ascii="宋体" w:hAnsi="宋体" w:hint="eastAsia"/>
              </w:rPr>
              <w:t>杨自明</w:t>
            </w:r>
          </w:p>
        </w:tc>
      </w:tr>
      <w:tr w:rsidR="00AF6CD6" w:rsidRPr="00E85B73" w14:paraId="218AE269" w14:textId="77777777" w:rsidTr="00AF6CD6">
        <w:tc>
          <w:tcPr>
            <w:tcW w:w="863" w:type="pct"/>
          </w:tcPr>
          <w:p w14:paraId="6DC5AC74" w14:textId="77777777" w:rsidR="00AF6CD6" w:rsidRPr="00E85B73" w:rsidRDefault="00AF6CD6" w:rsidP="00C801E9">
            <w:pPr>
              <w:rPr>
                <w:rFonts w:ascii="宋体" w:hAnsi="宋体"/>
              </w:rPr>
            </w:pPr>
          </w:p>
        </w:tc>
        <w:tc>
          <w:tcPr>
            <w:tcW w:w="634" w:type="pct"/>
          </w:tcPr>
          <w:p w14:paraId="5375C89D" w14:textId="77777777" w:rsidR="00AF6CD6" w:rsidRPr="00E85B73" w:rsidRDefault="00AF6CD6" w:rsidP="00C801E9">
            <w:pPr>
              <w:rPr>
                <w:rFonts w:ascii="宋体" w:hAnsi="宋体"/>
              </w:rPr>
            </w:pPr>
          </w:p>
        </w:tc>
        <w:tc>
          <w:tcPr>
            <w:tcW w:w="2993" w:type="pct"/>
          </w:tcPr>
          <w:p w14:paraId="689E0D38" w14:textId="77777777" w:rsidR="00AF6CD6" w:rsidRPr="00E85B73" w:rsidRDefault="00AF6CD6" w:rsidP="00C801E9">
            <w:pPr>
              <w:rPr>
                <w:rFonts w:ascii="宋体" w:hAnsi="宋体"/>
              </w:rPr>
            </w:pPr>
          </w:p>
        </w:tc>
        <w:tc>
          <w:tcPr>
            <w:tcW w:w="510" w:type="pct"/>
          </w:tcPr>
          <w:p w14:paraId="126E038D" w14:textId="77777777" w:rsidR="00AF6CD6" w:rsidRPr="00E85B73" w:rsidRDefault="00AF6CD6" w:rsidP="00C801E9">
            <w:pPr>
              <w:rPr>
                <w:rFonts w:ascii="宋体" w:hAnsi="宋体"/>
              </w:rPr>
            </w:pPr>
          </w:p>
        </w:tc>
      </w:tr>
      <w:tr w:rsidR="00AF6CD6" w:rsidRPr="00E85B73" w14:paraId="05313553" w14:textId="77777777" w:rsidTr="00AF6CD6">
        <w:tc>
          <w:tcPr>
            <w:tcW w:w="863" w:type="pct"/>
          </w:tcPr>
          <w:p w14:paraId="681C93BC" w14:textId="77777777" w:rsidR="00AF6CD6" w:rsidRPr="00E85B73" w:rsidRDefault="00AF6CD6" w:rsidP="00C801E9">
            <w:pPr>
              <w:rPr>
                <w:rFonts w:ascii="宋体" w:hAnsi="宋体"/>
              </w:rPr>
            </w:pPr>
          </w:p>
        </w:tc>
        <w:tc>
          <w:tcPr>
            <w:tcW w:w="634" w:type="pct"/>
          </w:tcPr>
          <w:p w14:paraId="2B5C78FA" w14:textId="77777777" w:rsidR="00AF6CD6" w:rsidRPr="00E85B73" w:rsidRDefault="00AF6CD6" w:rsidP="00C801E9">
            <w:pPr>
              <w:rPr>
                <w:rFonts w:ascii="宋体" w:hAnsi="宋体"/>
              </w:rPr>
            </w:pPr>
          </w:p>
        </w:tc>
        <w:tc>
          <w:tcPr>
            <w:tcW w:w="2993" w:type="pct"/>
          </w:tcPr>
          <w:p w14:paraId="1599D4F5" w14:textId="77777777" w:rsidR="00AF6CD6" w:rsidRPr="00E85B73" w:rsidRDefault="00AF6CD6" w:rsidP="00C801E9">
            <w:pPr>
              <w:rPr>
                <w:rFonts w:ascii="宋体" w:hAnsi="宋体"/>
              </w:rPr>
            </w:pPr>
          </w:p>
        </w:tc>
        <w:tc>
          <w:tcPr>
            <w:tcW w:w="510" w:type="pct"/>
          </w:tcPr>
          <w:p w14:paraId="498B6F14" w14:textId="77777777" w:rsidR="00AF6CD6" w:rsidRPr="00E85B73" w:rsidRDefault="00AF6CD6" w:rsidP="00C801E9">
            <w:pPr>
              <w:rPr>
                <w:rFonts w:ascii="宋体" w:hAnsi="宋体"/>
              </w:rPr>
            </w:pPr>
          </w:p>
        </w:tc>
      </w:tr>
      <w:tr w:rsidR="00AF6CD6" w:rsidRPr="00E85B73" w14:paraId="66C1C37E" w14:textId="77777777" w:rsidTr="00AF6CD6">
        <w:tc>
          <w:tcPr>
            <w:tcW w:w="863" w:type="pct"/>
          </w:tcPr>
          <w:p w14:paraId="4BD76993" w14:textId="77777777" w:rsidR="00AF6CD6" w:rsidRPr="00E85B73" w:rsidRDefault="00AF6CD6" w:rsidP="00C801E9">
            <w:pPr>
              <w:rPr>
                <w:rFonts w:ascii="宋体" w:hAnsi="宋体"/>
              </w:rPr>
            </w:pPr>
          </w:p>
        </w:tc>
        <w:tc>
          <w:tcPr>
            <w:tcW w:w="634" w:type="pct"/>
          </w:tcPr>
          <w:p w14:paraId="21F9FDA0" w14:textId="77777777" w:rsidR="00AF6CD6" w:rsidRPr="00E85B73" w:rsidRDefault="00AF6CD6" w:rsidP="00C801E9">
            <w:pPr>
              <w:rPr>
                <w:rFonts w:ascii="宋体" w:hAnsi="宋体"/>
              </w:rPr>
            </w:pPr>
          </w:p>
        </w:tc>
        <w:tc>
          <w:tcPr>
            <w:tcW w:w="2993" w:type="pct"/>
          </w:tcPr>
          <w:p w14:paraId="0E83B912" w14:textId="77777777" w:rsidR="00AF6CD6" w:rsidRPr="00E85B73" w:rsidRDefault="00AF6CD6" w:rsidP="00C801E9">
            <w:pPr>
              <w:rPr>
                <w:rFonts w:ascii="宋体" w:hAnsi="宋体"/>
              </w:rPr>
            </w:pPr>
          </w:p>
        </w:tc>
        <w:tc>
          <w:tcPr>
            <w:tcW w:w="510" w:type="pct"/>
          </w:tcPr>
          <w:p w14:paraId="6E5FA820" w14:textId="77777777" w:rsidR="00AF6CD6" w:rsidRPr="00E85B73" w:rsidRDefault="00AF6CD6" w:rsidP="00C801E9">
            <w:pPr>
              <w:rPr>
                <w:rFonts w:ascii="宋体" w:hAnsi="宋体"/>
              </w:rPr>
            </w:pPr>
          </w:p>
        </w:tc>
      </w:tr>
      <w:tr w:rsidR="00AF6CD6" w:rsidRPr="00E85B73" w14:paraId="04009E30" w14:textId="77777777" w:rsidTr="00AF6CD6">
        <w:tc>
          <w:tcPr>
            <w:tcW w:w="863" w:type="pct"/>
          </w:tcPr>
          <w:p w14:paraId="327599F5" w14:textId="77777777" w:rsidR="00AF6CD6" w:rsidRPr="00E85B73" w:rsidRDefault="00AF6CD6" w:rsidP="00C801E9">
            <w:pPr>
              <w:rPr>
                <w:rFonts w:ascii="宋体" w:hAnsi="宋体"/>
              </w:rPr>
            </w:pPr>
          </w:p>
        </w:tc>
        <w:tc>
          <w:tcPr>
            <w:tcW w:w="634" w:type="pct"/>
          </w:tcPr>
          <w:p w14:paraId="64A01608" w14:textId="77777777" w:rsidR="00AF6CD6" w:rsidRPr="00E85B73" w:rsidRDefault="00AF6CD6" w:rsidP="00C801E9">
            <w:pPr>
              <w:rPr>
                <w:rFonts w:ascii="宋体" w:hAnsi="宋体"/>
              </w:rPr>
            </w:pPr>
          </w:p>
        </w:tc>
        <w:tc>
          <w:tcPr>
            <w:tcW w:w="2993" w:type="pct"/>
          </w:tcPr>
          <w:p w14:paraId="6C7A1C6D" w14:textId="77777777" w:rsidR="00AF6CD6" w:rsidRPr="00E85B73" w:rsidRDefault="00AF6CD6" w:rsidP="00C801E9">
            <w:pPr>
              <w:rPr>
                <w:rFonts w:ascii="宋体" w:hAnsi="宋体"/>
              </w:rPr>
            </w:pPr>
          </w:p>
        </w:tc>
        <w:tc>
          <w:tcPr>
            <w:tcW w:w="510" w:type="pct"/>
          </w:tcPr>
          <w:p w14:paraId="23A1748A" w14:textId="77777777" w:rsidR="00AF6CD6" w:rsidRPr="00E85B73" w:rsidRDefault="00AF6CD6" w:rsidP="00C801E9">
            <w:pPr>
              <w:rPr>
                <w:rFonts w:ascii="宋体" w:hAnsi="宋体"/>
              </w:rPr>
            </w:pPr>
          </w:p>
        </w:tc>
      </w:tr>
      <w:tr w:rsidR="00AF6CD6" w:rsidRPr="00E85B73" w14:paraId="2303EFD1" w14:textId="77777777" w:rsidTr="00AF6CD6">
        <w:tc>
          <w:tcPr>
            <w:tcW w:w="863" w:type="pct"/>
          </w:tcPr>
          <w:p w14:paraId="26C158ED" w14:textId="77777777" w:rsidR="00AF6CD6" w:rsidRPr="00E85B73" w:rsidRDefault="00AF6CD6" w:rsidP="00C801E9">
            <w:pPr>
              <w:rPr>
                <w:rFonts w:ascii="宋体" w:hAnsi="宋体"/>
              </w:rPr>
            </w:pPr>
          </w:p>
        </w:tc>
        <w:tc>
          <w:tcPr>
            <w:tcW w:w="634" w:type="pct"/>
          </w:tcPr>
          <w:p w14:paraId="627D4C7E" w14:textId="77777777" w:rsidR="00AF6CD6" w:rsidRPr="00E85B73" w:rsidRDefault="00AF6CD6" w:rsidP="00C801E9">
            <w:pPr>
              <w:rPr>
                <w:rFonts w:ascii="宋体" w:hAnsi="宋体"/>
              </w:rPr>
            </w:pPr>
          </w:p>
        </w:tc>
        <w:tc>
          <w:tcPr>
            <w:tcW w:w="2993" w:type="pct"/>
          </w:tcPr>
          <w:p w14:paraId="7BEC7A27" w14:textId="77777777" w:rsidR="00AF6CD6" w:rsidRPr="00E85B73" w:rsidRDefault="00AF6CD6" w:rsidP="00C801E9">
            <w:pPr>
              <w:rPr>
                <w:rFonts w:ascii="宋体" w:hAnsi="宋体"/>
              </w:rPr>
            </w:pPr>
          </w:p>
        </w:tc>
        <w:tc>
          <w:tcPr>
            <w:tcW w:w="510" w:type="pct"/>
          </w:tcPr>
          <w:p w14:paraId="3A171817" w14:textId="77777777" w:rsidR="00AF6CD6" w:rsidRPr="00E85B73" w:rsidRDefault="00AF6CD6" w:rsidP="00C801E9">
            <w:pPr>
              <w:rPr>
                <w:rFonts w:ascii="宋体" w:hAnsi="宋体"/>
              </w:rPr>
            </w:pPr>
          </w:p>
        </w:tc>
      </w:tr>
      <w:tr w:rsidR="00AF6CD6" w:rsidRPr="00E85B73" w14:paraId="5A7D78D1" w14:textId="77777777" w:rsidTr="00AF6CD6">
        <w:tc>
          <w:tcPr>
            <w:tcW w:w="863" w:type="pct"/>
          </w:tcPr>
          <w:p w14:paraId="6913E703" w14:textId="77777777" w:rsidR="00AF6CD6" w:rsidRPr="00E85B73" w:rsidRDefault="00AF6CD6" w:rsidP="00C801E9">
            <w:pPr>
              <w:rPr>
                <w:rFonts w:ascii="宋体" w:hAnsi="宋体"/>
              </w:rPr>
            </w:pPr>
          </w:p>
        </w:tc>
        <w:tc>
          <w:tcPr>
            <w:tcW w:w="634" w:type="pct"/>
          </w:tcPr>
          <w:p w14:paraId="3B923FDF" w14:textId="77777777" w:rsidR="00AF6CD6" w:rsidRPr="00E85B73" w:rsidRDefault="00AF6CD6" w:rsidP="00C801E9">
            <w:pPr>
              <w:rPr>
                <w:rFonts w:ascii="宋体" w:hAnsi="宋体"/>
              </w:rPr>
            </w:pPr>
          </w:p>
        </w:tc>
        <w:tc>
          <w:tcPr>
            <w:tcW w:w="2993" w:type="pct"/>
          </w:tcPr>
          <w:p w14:paraId="74A9296C" w14:textId="77777777" w:rsidR="00AF6CD6" w:rsidRPr="00E85B73" w:rsidRDefault="00AF6CD6" w:rsidP="00C801E9">
            <w:pPr>
              <w:rPr>
                <w:rFonts w:ascii="宋体" w:hAnsi="宋体"/>
              </w:rPr>
            </w:pPr>
          </w:p>
        </w:tc>
        <w:tc>
          <w:tcPr>
            <w:tcW w:w="510" w:type="pct"/>
          </w:tcPr>
          <w:p w14:paraId="18A70527" w14:textId="77777777" w:rsidR="00AF6CD6" w:rsidRPr="00E85B73" w:rsidRDefault="00AF6CD6" w:rsidP="00C801E9">
            <w:pPr>
              <w:rPr>
                <w:rFonts w:ascii="宋体" w:hAnsi="宋体"/>
              </w:rPr>
            </w:pPr>
          </w:p>
        </w:tc>
      </w:tr>
      <w:tr w:rsidR="00AF6CD6" w:rsidRPr="00E85B73" w14:paraId="66CC2AA7" w14:textId="77777777" w:rsidTr="00AF6CD6">
        <w:tc>
          <w:tcPr>
            <w:tcW w:w="863" w:type="pct"/>
          </w:tcPr>
          <w:p w14:paraId="1A90C6FD" w14:textId="77777777" w:rsidR="00AF6CD6" w:rsidRPr="00E85B73" w:rsidRDefault="00AF6CD6" w:rsidP="00C801E9">
            <w:pPr>
              <w:rPr>
                <w:rFonts w:ascii="宋体" w:hAnsi="宋体"/>
              </w:rPr>
            </w:pPr>
          </w:p>
        </w:tc>
        <w:tc>
          <w:tcPr>
            <w:tcW w:w="634" w:type="pct"/>
          </w:tcPr>
          <w:p w14:paraId="3F2EA250" w14:textId="77777777" w:rsidR="00AF6CD6" w:rsidRPr="00E85B73" w:rsidRDefault="00AF6CD6" w:rsidP="00C801E9">
            <w:pPr>
              <w:rPr>
                <w:rFonts w:ascii="宋体" w:hAnsi="宋体"/>
              </w:rPr>
            </w:pPr>
          </w:p>
        </w:tc>
        <w:tc>
          <w:tcPr>
            <w:tcW w:w="2993" w:type="pct"/>
          </w:tcPr>
          <w:p w14:paraId="7B15BF0F" w14:textId="77777777" w:rsidR="00AF6CD6" w:rsidRPr="00E85B73" w:rsidRDefault="00AF6CD6" w:rsidP="00C801E9">
            <w:pPr>
              <w:rPr>
                <w:rFonts w:ascii="宋体" w:hAnsi="宋体"/>
              </w:rPr>
            </w:pPr>
          </w:p>
        </w:tc>
        <w:tc>
          <w:tcPr>
            <w:tcW w:w="510" w:type="pct"/>
          </w:tcPr>
          <w:p w14:paraId="0C4FA727" w14:textId="77777777" w:rsidR="00AF6CD6" w:rsidRPr="00E85B73" w:rsidRDefault="00AF6CD6" w:rsidP="00C801E9">
            <w:pPr>
              <w:rPr>
                <w:rFonts w:ascii="宋体" w:hAnsi="宋体"/>
              </w:rPr>
            </w:pPr>
          </w:p>
        </w:tc>
      </w:tr>
      <w:tr w:rsidR="00AF6CD6" w:rsidRPr="00E85B73" w14:paraId="49C7E6BA" w14:textId="77777777" w:rsidTr="00AF6CD6">
        <w:tc>
          <w:tcPr>
            <w:tcW w:w="863" w:type="pct"/>
          </w:tcPr>
          <w:p w14:paraId="418D3E4E" w14:textId="77777777" w:rsidR="00AF6CD6" w:rsidRPr="00E85B73" w:rsidRDefault="00AF6CD6" w:rsidP="00C801E9">
            <w:pPr>
              <w:rPr>
                <w:rFonts w:ascii="宋体" w:hAnsi="宋体"/>
              </w:rPr>
            </w:pPr>
          </w:p>
        </w:tc>
        <w:tc>
          <w:tcPr>
            <w:tcW w:w="634" w:type="pct"/>
          </w:tcPr>
          <w:p w14:paraId="629C16EB" w14:textId="77777777" w:rsidR="00AF6CD6" w:rsidRPr="00E85B73" w:rsidRDefault="00AF6CD6" w:rsidP="00C801E9">
            <w:pPr>
              <w:rPr>
                <w:rFonts w:ascii="宋体" w:hAnsi="宋体"/>
              </w:rPr>
            </w:pPr>
          </w:p>
        </w:tc>
        <w:tc>
          <w:tcPr>
            <w:tcW w:w="2993" w:type="pct"/>
          </w:tcPr>
          <w:p w14:paraId="19281462" w14:textId="77777777" w:rsidR="00AF6CD6" w:rsidRPr="00E85B73" w:rsidRDefault="00AF6CD6" w:rsidP="00C801E9">
            <w:pPr>
              <w:rPr>
                <w:rFonts w:ascii="宋体" w:hAnsi="宋体"/>
              </w:rPr>
            </w:pPr>
          </w:p>
        </w:tc>
        <w:tc>
          <w:tcPr>
            <w:tcW w:w="510" w:type="pct"/>
          </w:tcPr>
          <w:p w14:paraId="31A2B35E" w14:textId="77777777" w:rsidR="00AF6CD6" w:rsidRPr="00E85B73" w:rsidRDefault="00AF6CD6" w:rsidP="00C801E9">
            <w:pPr>
              <w:rPr>
                <w:rFonts w:ascii="宋体" w:hAnsi="宋体"/>
              </w:rPr>
            </w:pPr>
          </w:p>
        </w:tc>
      </w:tr>
      <w:tr w:rsidR="00AF6CD6" w:rsidRPr="00E85B73" w14:paraId="4324B288" w14:textId="77777777" w:rsidTr="00AF6CD6">
        <w:tc>
          <w:tcPr>
            <w:tcW w:w="863" w:type="pct"/>
          </w:tcPr>
          <w:p w14:paraId="14EB55A6" w14:textId="77777777" w:rsidR="00AF6CD6" w:rsidRPr="00E85B73" w:rsidRDefault="00AF6CD6" w:rsidP="00C801E9">
            <w:pPr>
              <w:rPr>
                <w:rFonts w:ascii="宋体" w:hAnsi="宋体"/>
              </w:rPr>
            </w:pPr>
          </w:p>
        </w:tc>
        <w:tc>
          <w:tcPr>
            <w:tcW w:w="634" w:type="pct"/>
          </w:tcPr>
          <w:p w14:paraId="2341803F" w14:textId="77777777" w:rsidR="00AF6CD6" w:rsidRPr="00E85B73" w:rsidRDefault="00AF6CD6" w:rsidP="00C801E9">
            <w:pPr>
              <w:rPr>
                <w:rFonts w:ascii="宋体" w:hAnsi="宋体"/>
              </w:rPr>
            </w:pPr>
          </w:p>
        </w:tc>
        <w:tc>
          <w:tcPr>
            <w:tcW w:w="2993" w:type="pct"/>
          </w:tcPr>
          <w:p w14:paraId="22E1BA8B" w14:textId="77777777" w:rsidR="00AF6CD6" w:rsidRPr="00E85B73" w:rsidRDefault="00AF6CD6" w:rsidP="00C801E9">
            <w:pPr>
              <w:rPr>
                <w:rFonts w:ascii="宋体" w:hAnsi="宋体"/>
              </w:rPr>
            </w:pPr>
          </w:p>
        </w:tc>
        <w:tc>
          <w:tcPr>
            <w:tcW w:w="510" w:type="pct"/>
          </w:tcPr>
          <w:p w14:paraId="48BE2F2D" w14:textId="77777777" w:rsidR="00AF6CD6" w:rsidRPr="00E85B73" w:rsidRDefault="00AF6CD6" w:rsidP="00C801E9">
            <w:pPr>
              <w:rPr>
                <w:rFonts w:ascii="宋体" w:hAnsi="宋体"/>
              </w:rPr>
            </w:pPr>
          </w:p>
        </w:tc>
      </w:tr>
      <w:tr w:rsidR="00AF6CD6" w:rsidRPr="00E85B73" w14:paraId="24149709" w14:textId="77777777" w:rsidTr="00AF6CD6">
        <w:tc>
          <w:tcPr>
            <w:tcW w:w="863" w:type="pct"/>
          </w:tcPr>
          <w:p w14:paraId="71E1D56F" w14:textId="77777777" w:rsidR="00AF6CD6" w:rsidRPr="00E85B73" w:rsidRDefault="00AF6CD6" w:rsidP="00C801E9">
            <w:pPr>
              <w:rPr>
                <w:rFonts w:ascii="宋体" w:hAnsi="宋体"/>
              </w:rPr>
            </w:pPr>
          </w:p>
        </w:tc>
        <w:tc>
          <w:tcPr>
            <w:tcW w:w="634" w:type="pct"/>
          </w:tcPr>
          <w:p w14:paraId="7FC5EED8" w14:textId="77777777" w:rsidR="00AF6CD6" w:rsidRPr="00E85B73" w:rsidRDefault="00AF6CD6" w:rsidP="00C801E9">
            <w:pPr>
              <w:rPr>
                <w:rFonts w:ascii="宋体" w:hAnsi="宋体"/>
              </w:rPr>
            </w:pPr>
          </w:p>
        </w:tc>
        <w:tc>
          <w:tcPr>
            <w:tcW w:w="2993" w:type="pct"/>
          </w:tcPr>
          <w:p w14:paraId="6768C77B" w14:textId="77777777" w:rsidR="00AF6CD6" w:rsidRPr="00E85B73" w:rsidRDefault="00AF6CD6" w:rsidP="00C801E9">
            <w:pPr>
              <w:rPr>
                <w:rFonts w:ascii="宋体" w:hAnsi="宋体"/>
              </w:rPr>
            </w:pPr>
          </w:p>
        </w:tc>
        <w:tc>
          <w:tcPr>
            <w:tcW w:w="510" w:type="pct"/>
          </w:tcPr>
          <w:p w14:paraId="39B9B2FE" w14:textId="77777777" w:rsidR="00AF6CD6" w:rsidRPr="00E85B73" w:rsidRDefault="00AF6CD6" w:rsidP="00C801E9">
            <w:pPr>
              <w:rPr>
                <w:rFonts w:ascii="宋体" w:hAnsi="宋体"/>
              </w:rPr>
            </w:pPr>
          </w:p>
        </w:tc>
      </w:tr>
      <w:tr w:rsidR="00AF6CD6" w:rsidRPr="00E85B73" w14:paraId="71789133" w14:textId="77777777" w:rsidTr="00AF6CD6">
        <w:tc>
          <w:tcPr>
            <w:tcW w:w="863" w:type="pct"/>
          </w:tcPr>
          <w:p w14:paraId="44F3092A" w14:textId="77777777" w:rsidR="00AF6CD6" w:rsidRPr="00E85B73" w:rsidRDefault="00AF6CD6" w:rsidP="00C801E9">
            <w:pPr>
              <w:rPr>
                <w:rFonts w:ascii="宋体" w:hAnsi="宋体"/>
              </w:rPr>
            </w:pPr>
          </w:p>
        </w:tc>
        <w:tc>
          <w:tcPr>
            <w:tcW w:w="634" w:type="pct"/>
          </w:tcPr>
          <w:p w14:paraId="3AB36261" w14:textId="77777777" w:rsidR="00AF6CD6" w:rsidRPr="00E85B73" w:rsidRDefault="00AF6CD6" w:rsidP="00C801E9">
            <w:pPr>
              <w:rPr>
                <w:rFonts w:ascii="宋体" w:hAnsi="宋体"/>
              </w:rPr>
            </w:pPr>
          </w:p>
        </w:tc>
        <w:tc>
          <w:tcPr>
            <w:tcW w:w="2993" w:type="pct"/>
          </w:tcPr>
          <w:p w14:paraId="0ED20014" w14:textId="77777777" w:rsidR="00AF6CD6" w:rsidRPr="00E85B73" w:rsidRDefault="00AF6CD6" w:rsidP="00C801E9">
            <w:pPr>
              <w:rPr>
                <w:rFonts w:ascii="宋体" w:hAnsi="宋体"/>
              </w:rPr>
            </w:pPr>
          </w:p>
        </w:tc>
        <w:tc>
          <w:tcPr>
            <w:tcW w:w="510" w:type="pct"/>
          </w:tcPr>
          <w:p w14:paraId="2959B4C4" w14:textId="77777777" w:rsidR="00AF6CD6" w:rsidRPr="00E85B73" w:rsidRDefault="00AF6CD6" w:rsidP="00C801E9">
            <w:pPr>
              <w:rPr>
                <w:rFonts w:ascii="宋体" w:hAnsi="宋体"/>
              </w:rPr>
            </w:pPr>
          </w:p>
        </w:tc>
      </w:tr>
    </w:tbl>
    <w:p w14:paraId="3967551A" w14:textId="77777777" w:rsidR="00EF17F5" w:rsidRDefault="00EF17F5">
      <w:pPr>
        <w:widowControl/>
        <w:jc w:val="left"/>
        <w:rPr>
          <w:rFonts w:ascii="宋体" w:eastAsia="宋体" w:hAnsi="宋体" w:cs="宋体"/>
          <w:bCs/>
          <w:kern w:val="0"/>
          <w:szCs w:val="21"/>
          <w:lang w:bidi="ar"/>
        </w:rPr>
      </w:pPr>
    </w:p>
    <w:p w14:paraId="4C389EC9" w14:textId="77777777" w:rsidR="00C7194B" w:rsidRDefault="00176B46" w:rsidP="00F9566E">
      <w:pPr>
        <w:widowControl/>
        <w:spacing w:line="26" w:lineRule="atLeast"/>
        <w:ind w:firstLine="420"/>
        <w:jc w:val="left"/>
        <w:rPr>
          <w:rFonts w:ascii="宋体" w:eastAsia="宋体" w:hAnsi="宋体" w:cs="宋体"/>
          <w:bCs/>
          <w:kern w:val="0"/>
          <w:szCs w:val="21"/>
          <w:lang w:bidi="ar"/>
        </w:rPr>
      </w:pPr>
      <w:r>
        <w:rPr>
          <w:rFonts w:ascii="宋体" w:eastAsia="宋体" w:hAnsi="宋体" w:cs="宋体" w:hint="eastAsia"/>
          <w:bCs/>
          <w:kern w:val="0"/>
          <w:szCs w:val="21"/>
          <w:lang w:bidi="ar"/>
        </w:rPr>
        <w:t>当项目上反馈存在性能问题，</w:t>
      </w:r>
      <w:proofErr w:type="gramStart"/>
      <w:r>
        <w:rPr>
          <w:rFonts w:ascii="宋体" w:eastAsia="宋体" w:hAnsi="宋体" w:cs="宋体" w:hint="eastAsia"/>
          <w:bCs/>
          <w:kern w:val="0"/>
          <w:szCs w:val="21"/>
          <w:lang w:bidi="ar"/>
        </w:rPr>
        <w:t>操作卡</w:t>
      </w:r>
      <w:proofErr w:type="gramEnd"/>
      <w:r>
        <w:rPr>
          <w:rFonts w:ascii="宋体" w:eastAsia="宋体" w:hAnsi="宋体" w:cs="宋体" w:hint="eastAsia"/>
          <w:bCs/>
          <w:kern w:val="0"/>
          <w:szCs w:val="21"/>
          <w:lang w:bidi="ar"/>
        </w:rPr>
        <w:t>等请出现，相关人员需要知道如何进行分析，需要哪些工具及日志来分析，什么样的情况采用什么样的方法，采集哪些分析日志，最后总结常见性能问题的场景、分析方法及优化策略。</w:t>
      </w:r>
    </w:p>
    <w:p w14:paraId="333064C7" w14:textId="77777777" w:rsidR="00C7194B" w:rsidRDefault="00176B46">
      <w:pPr>
        <w:pStyle w:val="1"/>
      </w:pPr>
      <w:bookmarkStart w:id="0" w:name="_Toc10018468"/>
      <w:r>
        <w:rPr>
          <w:rFonts w:hint="eastAsia"/>
        </w:rPr>
        <w:t>一、首先：</w:t>
      </w:r>
      <w:r>
        <w:t>需要项目上确认的内容</w:t>
      </w:r>
      <w:bookmarkEnd w:id="0"/>
    </w:p>
    <w:p w14:paraId="62970560" w14:textId="77777777" w:rsidR="00C7194B" w:rsidRDefault="00176B46">
      <w:pPr>
        <w:pStyle w:val="2"/>
      </w:pPr>
      <w:bookmarkStart w:id="1" w:name="_Toc10018469"/>
      <w:r>
        <w:rPr>
          <w:rFonts w:hint="eastAsia"/>
        </w:rPr>
        <w:t>1</w:t>
      </w:r>
      <w:r>
        <w:rPr>
          <w:rFonts w:hint="eastAsia"/>
        </w:rPr>
        <w:t>、确认</w:t>
      </w:r>
      <w:r>
        <w:t>部署方式，是集群</w:t>
      </w:r>
      <w:r>
        <w:rPr>
          <w:rFonts w:hint="eastAsia"/>
        </w:rPr>
        <w:t>（几个节点）</w:t>
      </w:r>
      <w:r>
        <w:t>还是单节点？</w:t>
      </w:r>
      <w:bookmarkEnd w:id="1"/>
    </w:p>
    <w:p w14:paraId="56B620F8" w14:textId="77777777" w:rsidR="00C7194B" w:rsidRDefault="00176B46">
      <w:r>
        <w:rPr>
          <w:rFonts w:hint="eastAsia"/>
        </w:rPr>
        <w:t>如果是集群或分布式部署，首先需确认是否是负载出问题：</w:t>
      </w:r>
    </w:p>
    <w:p w14:paraId="241BB5EB" w14:textId="77777777" w:rsidR="00C7194B" w:rsidRDefault="00176B46">
      <w:r>
        <w:rPr>
          <w:rFonts w:hint="eastAsia"/>
        </w:rPr>
        <w:t>（</w:t>
      </w:r>
      <w:r>
        <w:rPr>
          <w:rFonts w:hint="eastAsia"/>
        </w:rPr>
        <w:t>1</w:t>
      </w:r>
      <w:r>
        <w:rPr>
          <w:rFonts w:hint="eastAsia"/>
        </w:rPr>
        <w:t>）从负载均衡（</w:t>
      </w:r>
      <w:proofErr w:type="spellStart"/>
      <w:r>
        <w:rPr>
          <w:rFonts w:hint="eastAsia"/>
        </w:rPr>
        <w:t>nginx</w:t>
      </w:r>
      <w:proofErr w:type="spellEnd"/>
      <w:r>
        <w:rPr>
          <w:rFonts w:hint="eastAsia"/>
        </w:rPr>
        <w:t>、</w:t>
      </w:r>
      <w:r>
        <w:rPr>
          <w:rFonts w:hint="eastAsia"/>
        </w:rPr>
        <w:t>f5</w:t>
      </w:r>
      <w:r>
        <w:rPr>
          <w:rFonts w:hint="eastAsia"/>
        </w:rPr>
        <w:t>等）后的统一访问入口访问一下；</w:t>
      </w:r>
    </w:p>
    <w:p w14:paraId="561EBA75" w14:textId="77777777" w:rsidR="00C7194B" w:rsidRDefault="00176B46">
      <w:r>
        <w:rPr>
          <w:rFonts w:hint="eastAsia"/>
        </w:rPr>
        <w:t>（</w:t>
      </w:r>
      <w:r>
        <w:rPr>
          <w:rFonts w:hint="eastAsia"/>
        </w:rPr>
        <w:t>2</w:t>
      </w:r>
      <w:r>
        <w:rPr>
          <w:rFonts w:hint="eastAsia"/>
        </w:rPr>
        <w:t>）单独直接访问每个地址（如果外</w:t>
      </w:r>
      <w:proofErr w:type="gramStart"/>
      <w:r>
        <w:rPr>
          <w:rFonts w:hint="eastAsia"/>
        </w:rPr>
        <w:t>网不可</w:t>
      </w:r>
      <w:proofErr w:type="gramEnd"/>
      <w:r>
        <w:rPr>
          <w:rFonts w:hint="eastAsia"/>
        </w:rPr>
        <w:t>访问，则内外或者登录到服务器访问）；</w:t>
      </w:r>
    </w:p>
    <w:p w14:paraId="73E3FC48" w14:textId="77777777" w:rsidR="00C7194B" w:rsidRDefault="00176B46">
      <w:pPr>
        <w:pStyle w:val="2"/>
      </w:pPr>
      <w:bookmarkStart w:id="2" w:name="_Toc10018470"/>
      <w:r>
        <w:rPr>
          <w:rFonts w:hint="eastAsia"/>
        </w:rPr>
        <w:t>2</w:t>
      </w:r>
      <w:r>
        <w:rPr>
          <w:rFonts w:hint="eastAsia"/>
        </w:rPr>
        <w:t>、</w:t>
      </w:r>
      <w:r>
        <w:t>是并发慢，还是单用户就慢？</w:t>
      </w:r>
      <w:bookmarkEnd w:id="2"/>
    </w:p>
    <w:p w14:paraId="0C5257EF"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（1）单用户慢：是否测试环境或者生产环境用户量极少时候就</w:t>
      </w:r>
      <w:r>
        <w:rPr>
          <w:rFonts w:ascii="宋体" w:eastAsia="宋体" w:hAnsi="宋体" w:cs="宋体"/>
          <w:kern w:val="0"/>
          <w:szCs w:val="21"/>
          <w:lang w:bidi="ar"/>
        </w:rPr>
        <w:t>慢</w:t>
      </w:r>
      <w:r>
        <w:rPr>
          <w:rFonts w:ascii="宋体" w:eastAsia="宋体" w:hAnsi="宋体" w:cs="宋体" w:hint="eastAsia"/>
          <w:kern w:val="0"/>
          <w:szCs w:val="21"/>
          <w:lang w:bidi="ar"/>
        </w:rPr>
        <w:t>；</w:t>
      </w:r>
    </w:p>
    <w:p w14:paraId="4E043661" w14:textId="77777777" w:rsidR="00C7194B" w:rsidRDefault="00176B46">
      <w:pPr>
        <w:widowControl/>
        <w:numPr>
          <w:ilvl w:val="0"/>
          <w:numId w:val="1"/>
        </w:numPr>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并发慢：是否是用户使用高峰期</w:t>
      </w:r>
      <w:r>
        <w:rPr>
          <w:rFonts w:ascii="宋体" w:eastAsia="宋体" w:hAnsi="宋体" w:cs="宋体"/>
          <w:kern w:val="0"/>
          <w:szCs w:val="21"/>
          <w:lang w:bidi="ar"/>
        </w:rPr>
        <w:t>慢</w:t>
      </w:r>
      <w:r>
        <w:rPr>
          <w:rFonts w:ascii="宋体" w:eastAsia="宋体" w:hAnsi="宋体" w:cs="宋体" w:hint="eastAsia"/>
          <w:kern w:val="0"/>
          <w:szCs w:val="21"/>
          <w:lang w:bidi="ar"/>
        </w:rPr>
        <w:t>，但是用户降下来后就不慢，如果是则提供大致的高峰期在线用户数；</w:t>
      </w:r>
    </w:p>
    <w:p w14:paraId="12A6F6D1" w14:textId="77777777" w:rsidR="00C7194B" w:rsidRDefault="00176B46">
      <w:pPr>
        <w:pStyle w:val="2"/>
        <w:numPr>
          <w:ilvl w:val="0"/>
          <w:numId w:val="2"/>
        </w:numPr>
      </w:pPr>
      <w:bookmarkStart w:id="3" w:name="_Toc10018471"/>
      <w:r>
        <w:rPr>
          <w:rFonts w:hint="eastAsia"/>
        </w:rPr>
        <w:t>确定服务卡的场景或功能点，个别还是所有？</w:t>
      </w:r>
      <w:bookmarkEnd w:id="3"/>
    </w:p>
    <w:p w14:paraId="2A575FA8" w14:textId="77777777" w:rsidR="00C7194B" w:rsidRDefault="00176B46">
      <w:pPr>
        <w:widowControl/>
        <w:spacing w:line="26" w:lineRule="atLeast"/>
        <w:jc w:val="left"/>
      </w:pPr>
      <w:r>
        <w:rPr>
          <w:rFonts w:ascii="宋体" w:eastAsia="宋体" w:hAnsi="宋体" w:cs="宋体" w:hint="eastAsia"/>
          <w:kern w:val="0"/>
          <w:szCs w:val="21"/>
          <w:lang w:bidi="ar"/>
        </w:rPr>
        <w:t>（1）经常出现的是登录或打开登录界面卡，一定要分清楚，是打不开登录界面，还是输入用户密码后点登录按钮卡或者打开首页卡；</w:t>
      </w:r>
    </w:p>
    <w:p w14:paraId="74FD7E8E" w14:textId="77777777" w:rsidR="00C7194B" w:rsidRDefault="00176B46">
      <w:pPr>
        <w:widowControl/>
        <w:spacing w:line="26" w:lineRule="atLeast"/>
        <w:jc w:val="left"/>
        <w:rPr>
          <w:szCs w:val="21"/>
        </w:rPr>
      </w:pPr>
      <w:r>
        <w:rPr>
          <w:rFonts w:ascii="宋体" w:eastAsia="宋体" w:hAnsi="宋体" w:cs="宋体" w:hint="eastAsia"/>
          <w:kern w:val="0"/>
          <w:szCs w:val="21"/>
          <w:lang w:bidi="ar"/>
        </w:rPr>
        <w:t>（2）</w:t>
      </w:r>
      <w:r>
        <w:rPr>
          <w:rFonts w:ascii="宋体" w:eastAsia="宋体" w:hAnsi="宋体" w:cs="宋体"/>
          <w:kern w:val="0"/>
          <w:szCs w:val="21"/>
          <w:lang w:bidi="ar"/>
        </w:rPr>
        <w:t>是某个功能慢（卡）还是所有功能（可以以一些非业务功能做验证，如基础数据、用户、登录等）</w:t>
      </w:r>
      <w:r>
        <w:rPr>
          <w:rFonts w:ascii="宋体" w:eastAsia="宋体" w:hAnsi="宋体" w:cs="宋体" w:hint="eastAsia"/>
          <w:kern w:val="0"/>
          <w:szCs w:val="21"/>
          <w:lang w:bidi="ar"/>
        </w:rPr>
        <w:t>，还是只是打开某个表、运算等，以此初步定位问题；</w:t>
      </w:r>
    </w:p>
    <w:p w14:paraId="3BECF536"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（3）如果是集群部署，一般</w:t>
      </w:r>
      <w:r>
        <w:rPr>
          <w:rFonts w:ascii="宋体" w:eastAsia="宋体" w:hAnsi="宋体" w:cs="宋体"/>
          <w:kern w:val="0"/>
          <w:szCs w:val="21"/>
          <w:lang w:bidi="ar"/>
        </w:rPr>
        <w:t>需区分是缓存资源类</w:t>
      </w:r>
      <w:r>
        <w:rPr>
          <w:rFonts w:ascii="宋体" w:eastAsia="宋体" w:hAnsi="宋体" w:cs="宋体" w:hint="eastAsia"/>
          <w:kern w:val="0"/>
          <w:szCs w:val="21"/>
          <w:lang w:bidi="ar"/>
        </w:rPr>
        <w:t>操作</w:t>
      </w:r>
      <w:r>
        <w:rPr>
          <w:rFonts w:ascii="宋体" w:eastAsia="宋体" w:hAnsi="宋体" w:cs="宋体"/>
          <w:kern w:val="0"/>
          <w:szCs w:val="21"/>
          <w:lang w:bidi="ar"/>
        </w:rPr>
        <w:t>的卡还是非缓存类</w:t>
      </w:r>
      <w:r>
        <w:rPr>
          <w:rFonts w:ascii="宋体" w:eastAsia="宋体" w:hAnsi="宋体" w:cs="宋体" w:hint="eastAsia"/>
          <w:kern w:val="0"/>
          <w:szCs w:val="21"/>
          <w:lang w:bidi="ar"/>
        </w:rPr>
        <w:t>操作</w:t>
      </w:r>
      <w:r>
        <w:rPr>
          <w:rFonts w:ascii="宋体" w:eastAsia="宋体" w:hAnsi="宋体" w:cs="宋体"/>
          <w:kern w:val="0"/>
          <w:szCs w:val="21"/>
          <w:lang w:bidi="ar"/>
        </w:rPr>
        <w:t>卡，比如基础数据、</w:t>
      </w:r>
      <w:proofErr w:type="gramStart"/>
      <w:r>
        <w:rPr>
          <w:rFonts w:ascii="宋体" w:eastAsia="宋体" w:hAnsi="宋体" w:cs="宋体"/>
          <w:kern w:val="0"/>
          <w:szCs w:val="21"/>
          <w:lang w:bidi="ar"/>
        </w:rPr>
        <w:t>表样设计</w:t>
      </w:r>
      <w:proofErr w:type="gramEnd"/>
      <w:r>
        <w:rPr>
          <w:rFonts w:ascii="宋体" w:eastAsia="宋体" w:hAnsi="宋体" w:cs="宋体"/>
          <w:kern w:val="0"/>
          <w:szCs w:val="21"/>
          <w:lang w:bidi="ar"/>
        </w:rPr>
        <w:t>、公式管理、用户权限等均为缓存类，编制录入</w:t>
      </w:r>
      <w:r>
        <w:rPr>
          <w:rFonts w:ascii="宋体" w:eastAsia="宋体" w:hAnsi="宋体" w:cs="宋体" w:hint="eastAsia"/>
          <w:kern w:val="0"/>
          <w:szCs w:val="21"/>
          <w:lang w:bidi="ar"/>
        </w:rPr>
        <w:t>、运算</w:t>
      </w:r>
      <w:r>
        <w:rPr>
          <w:rFonts w:ascii="宋体" w:eastAsia="宋体" w:hAnsi="宋体" w:cs="宋体"/>
          <w:kern w:val="0"/>
          <w:szCs w:val="21"/>
          <w:lang w:bidi="ar"/>
        </w:rPr>
        <w:t>、单据录入等为非缓存类操作；</w:t>
      </w:r>
    </w:p>
    <w:p w14:paraId="0C87FA8D" w14:textId="77777777" w:rsidR="00C7194B" w:rsidRDefault="00176B46">
      <w:pPr>
        <w:pStyle w:val="2"/>
      </w:pPr>
      <w:bookmarkStart w:id="4" w:name="_Toc10018472"/>
      <w:r>
        <w:rPr>
          <w:rFonts w:hint="eastAsia"/>
        </w:rPr>
        <w:t>4</w:t>
      </w:r>
      <w:r>
        <w:rPr>
          <w:rFonts w:hint="eastAsia"/>
        </w:rPr>
        <w:t>、确认</w:t>
      </w:r>
      <w:r>
        <w:t>程序版本</w:t>
      </w:r>
      <w:bookmarkEnd w:id="4"/>
    </w:p>
    <w:p w14:paraId="57A3B635" w14:textId="77777777" w:rsidR="00C7194B" w:rsidRDefault="00176B46">
      <w:pPr>
        <w:widowControl/>
        <w:spacing w:line="26" w:lineRule="atLeast"/>
        <w:ind w:firstLine="420"/>
        <w:jc w:val="left"/>
        <w:rPr>
          <w:rFonts w:ascii="宋体" w:eastAsia="宋体" w:hAnsi="宋体" w:cs="宋体"/>
          <w:kern w:val="0"/>
          <w:szCs w:val="21"/>
          <w:lang w:bidi="ar"/>
        </w:rPr>
      </w:pPr>
      <w:r>
        <w:rPr>
          <w:rFonts w:ascii="宋体" w:eastAsia="宋体" w:hAnsi="宋体" w:cs="宋体" w:hint="eastAsia"/>
          <w:kern w:val="0"/>
          <w:szCs w:val="21"/>
          <w:lang w:bidi="ar"/>
        </w:rPr>
        <w:t>可访问服务：</w:t>
      </w:r>
      <w:r w:rsidR="005434D6">
        <w:fldChar w:fldCharType="begin"/>
      </w:r>
      <w:r w:rsidR="005434D6">
        <w:instrText xml:space="preserve"> HYPERLINK "http://ip:port/app/about</w:instrText>
      </w:r>
      <w:r w:rsidR="005434D6">
        <w:instrText>查看版本</w:instrText>
      </w:r>
      <w:r w:rsidR="005434D6">
        <w:instrText xml:space="preserve">" </w:instrText>
      </w:r>
      <w:r w:rsidR="005434D6">
        <w:fldChar w:fldCharType="separate"/>
      </w:r>
      <w:r>
        <w:rPr>
          <w:rStyle w:val="a8"/>
          <w:rFonts w:ascii="宋体" w:eastAsia="宋体" w:hAnsi="宋体" w:cs="宋体" w:hint="eastAsia"/>
          <w:kern w:val="0"/>
          <w:szCs w:val="21"/>
          <w:lang w:bidi="ar"/>
        </w:rPr>
        <w:t xml:space="preserve">http://ip:port/app/about      </w:t>
      </w:r>
      <w:r>
        <w:rPr>
          <w:rStyle w:val="a8"/>
          <w:rFonts w:ascii="宋体" w:eastAsia="宋体" w:hAnsi="宋体" w:cs="宋体" w:hint="eastAsia"/>
          <w:color w:val="auto"/>
          <w:kern w:val="0"/>
          <w:szCs w:val="21"/>
          <w:lang w:bidi="ar"/>
        </w:rPr>
        <w:t xml:space="preserve"> 查看版本</w:t>
      </w:r>
      <w:r w:rsidR="005434D6">
        <w:rPr>
          <w:rStyle w:val="a8"/>
          <w:rFonts w:ascii="宋体" w:eastAsia="宋体" w:hAnsi="宋体" w:cs="宋体"/>
          <w:color w:val="auto"/>
          <w:kern w:val="0"/>
          <w:szCs w:val="21"/>
          <w:lang w:bidi="ar"/>
        </w:rPr>
        <w:fldChar w:fldCharType="end"/>
      </w:r>
    </w:p>
    <w:p w14:paraId="3E91F7EE" w14:textId="77777777" w:rsidR="00C7194B" w:rsidRDefault="00176B46">
      <w:pPr>
        <w:widowControl/>
        <w:spacing w:line="26" w:lineRule="atLeast"/>
        <w:jc w:val="left"/>
        <w:rPr>
          <w:rFonts w:ascii="宋体" w:eastAsia="宋体" w:hAnsi="宋体" w:cs="宋体"/>
          <w:kern w:val="0"/>
          <w:szCs w:val="21"/>
          <w:lang w:bidi="ar"/>
        </w:rPr>
      </w:pPr>
      <w:r>
        <w:rPr>
          <w:noProof/>
        </w:rPr>
        <w:drawing>
          <wp:inline distT="0" distB="0" distL="114300" distR="114300" wp14:anchorId="68B235E0" wp14:editId="17C9D0C8">
            <wp:extent cx="5267325" cy="606425"/>
            <wp:effectExtent l="0" t="0" r="9525"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9"/>
                    <a:stretch>
                      <a:fillRect/>
                    </a:stretch>
                  </pic:blipFill>
                  <pic:spPr>
                    <a:xfrm>
                      <a:off x="0" y="0"/>
                      <a:ext cx="5267325" cy="606425"/>
                    </a:xfrm>
                    <a:prstGeom prst="rect">
                      <a:avLst/>
                    </a:prstGeom>
                    <a:noFill/>
                    <a:ln w="9525">
                      <a:noFill/>
                    </a:ln>
                  </pic:spPr>
                </pic:pic>
              </a:graphicData>
            </a:graphic>
          </wp:inline>
        </w:drawing>
      </w:r>
    </w:p>
    <w:p w14:paraId="00E135CA" w14:textId="77777777" w:rsidR="00C7194B" w:rsidRDefault="00176B46">
      <w:pPr>
        <w:pStyle w:val="1"/>
        <w:numPr>
          <w:ilvl w:val="0"/>
          <w:numId w:val="3"/>
        </w:numPr>
      </w:pPr>
      <w:bookmarkStart w:id="5" w:name="_Toc10018473"/>
      <w:r>
        <w:rPr>
          <w:rFonts w:hint="eastAsia"/>
        </w:rPr>
        <w:lastRenderedPageBreak/>
        <w:t>其次：需现场提供的</w:t>
      </w:r>
      <w:r>
        <w:t>分析文件</w:t>
      </w:r>
      <w:r>
        <w:rPr>
          <w:rFonts w:hint="eastAsia"/>
        </w:rPr>
        <w:t>及方法</w:t>
      </w:r>
      <w:bookmarkEnd w:id="5"/>
    </w:p>
    <w:p w14:paraId="5AD92F11" w14:textId="77777777" w:rsidR="00C7194B" w:rsidRDefault="00176B46">
      <w:pPr>
        <w:pStyle w:val="2"/>
      </w:pPr>
      <w:bookmarkStart w:id="6" w:name="_Toc10018474"/>
      <w:r>
        <w:rPr>
          <w:rFonts w:hint="eastAsia"/>
        </w:rPr>
        <w:t>1</w:t>
      </w:r>
      <w:r>
        <w:rPr>
          <w:rFonts w:hint="eastAsia"/>
        </w:rPr>
        <w:t>、服务器资源占用情况</w:t>
      </w:r>
      <w:bookmarkEnd w:id="6"/>
    </w:p>
    <w:p w14:paraId="58EF9137" w14:textId="77777777" w:rsidR="00C7194B" w:rsidRDefault="00176B46">
      <w:pPr>
        <w:widowControl/>
        <w:spacing w:line="26" w:lineRule="atLeast"/>
        <w:ind w:firstLine="420"/>
        <w:jc w:val="left"/>
        <w:rPr>
          <w:rFonts w:ascii="宋体" w:eastAsia="宋体" w:hAnsi="宋体" w:cs="宋体"/>
          <w:kern w:val="0"/>
          <w:szCs w:val="21"/>
          <w:lang w:bidi="ar"/>
        </w:rPr>
      </w:pPr>
      <w:r>
        <w:rPr>
          <w:rFonts w:ascii="宋体" w:eastAsia="宋体" w:hAnsi="宋体" w:cs="宋体" w:hint="eastAsia"/>
          <w:kern w:val="0"/>
          <w:szCs w:val="21"/>
          <w:lang w:bidi="ar"/>
        </w:rPr>
        <w:t>首先</w:t>
      </w:r>
      <w:r>
        <w:rPr>
          <w:rFonts w:ascii="宋体" w:eastAsia="宋体" w:hAnsi="宋体" w:cs="宋体"/>
          <w:kern w:val="0"/>
          <w:szCs w:val="21"/>
          <w:lang w:bidi="ar"/>
        </w:rPr>
        <w:t>查看应用服务器、数据库服务器的资源占用情况（内存、包括新生代，</w:t>
      </w:r>
      <w:proofErr w:type="spellStart"/>
      <w:r>
        <w:rPr>
          <w:rFonts w:ascii="宋体" w:eastAsia="宋体" w:hAnsi="宋体" w:cs="宋体"/>
          <w:kern w:val="0"/>
          <w:szCs w:val="21"/>
          <w:lang w:bidi="ar"/>
        </w:rPr>
        <w:t>cpu</w:t>
      </w:r>
      <w:proofErr w:type="spellEnd"/>
      <w:r>
        <w:rPr>
          <w:rFonts w:ascii="宋体" w:eastAsia="宋体" w:hAnsi="宋体" w:cs="宋体"/>
          <w:kern w:val="0"/>
          <w:szCs w:val="21"/>
          <w:lang w:bidi="ar"/>
        </w:rPr>
        <w:t>、磁盘等，windows和</w:t>
      </w:r>
      <w:proofErr w:type="spellStart"/>
      <w:r>
        <w:rPr>
          <w:rFonts w:ascii="宋体" w:eastAsia="宋体" w:hAnsi="宋体" w:cs="宋体"/>
          <w:kern w:val="0"/>
          <w:szCs w:val="21"/>
          <w:lang w:bidi="ar"/>
        </w:rPr>
        <w:t>linux</w:t>
      </w:r>
      <w:proofErr w:type="spellEnd"/>
      <w:r>
        <w:rPr>
          <w:rFonts w:ascii="宋体" w:eastAsia="宋体" w:hAnsi="宋体" w:cs="宋体"/>
          <w:kern w:val="0"/>
          <w:szCs w:val="21"/>
          <w:lang w:bidi="ar"/>
        </w:rPr>
        <w:t>方法不同）；</w:t>
      </w:r>
    </w:p>
    <w:p w14:paraId="79A2E1D0" w14:textId="77777777" w:rsidR="00C7194B" w:rsidRDefault="00176B46">
      <w:pPr>
        <w:widowControl/>
        <w:spacing w:line="26" w:lineRule="atLeast"/>
        <w:ind w:firstLine="420"/>
        <w:jc w:val="left"/>
        <w:rPr>
          <w:rFonts w:ascii="宋体" w:eastAsia="宋体" w:hAnsi="宋体" w:cs="宋体"/>
          <w:kern w:val="0"/>
          <w:szCs w:val="21"/>
          <w:lang w:bidi="ar"/>
        </w:rPr>
      </w:pPr>
      <w:r>
        <w:rPr>
          <w:rFonts w:ascii="宋体" w:eastAsia="宋体" w:hAnsi="宋体" w:cs="宋体" w:hint="eastAsia"/>
          <w:kern w:val="0"/>
          <w:szCs w:val="21"/>
          <w:lang w:bidi="ar"/>
        </w:rPr>
        <w:t>这里只介绍windows环境下的方法：</w:t>
      </w:r>
    </w:p>
    <w:p w14:paraId="78BDEBE9" w14:textId="77777777" w:rsidR="00C7194B" w:rsidRDefault="00176B46">
      <w:pPr>
        <w:widowControl/>
        <w:spacing w:line="26" w:lineRule="atLeast"/>
        <w:ind w:firstLine="420"/>
        <w:jc w:val="left"/>
        <w:rPr>
          <w:rFonts w:ascii="宋体" w:eastAsia="宋体" w:hAnsi="宋体" w:cs="宋体"/>
          <w:kern w:val="0"/>
          <w:szCs w:val="21"/>
          <w:lang w:bidi="ar"/>
        </w:rPr>
      </w:pPr>
      <w:r>
        <w:rPr>
          <w:rFonts w:ascii="宋体" w:eastAsia="宋体" w:hAnsi="宋体" w:cs="宋体" w:hint="eastAsia"/>
          <w:kern w:val="0"/>
          <w:szCs w:val="21"/>
          <w:lang w:bidi="ar"/>
        </w:rPr>
        <w:t>通过</w:t>
      </w:r>
      <w:proofErr w:type="spellStart"/>
      <w:r>
        <w:rPr>
          <w:rFonts w:ascii="宋体" w:eastAsia="宋体" w:hAnsi="宋体" w:cs="宋体" w:hint="eastAsia"/>
          <w:kern w:val="0"/>
          <w:szCs w:val="21"/>
          <w:lang w:bidi="ar"/>
        </w:rPr>
        <w:t>cmd</w:t>
      </w:r>
      <w:proofErr w:type="spellEnd"/>
      <w:r>
        <w:rPr>
          <w:rFonts w:ascii="宋体" w:eastAsia="宋体" w:hAnsi="宋体" w:cs="宋体" w:hint="eastAsia"/>
          <w:kern w:val="0"/>
          <w:szCs w:val="21"/>
          <w:lang w:bidi="ar"/>
        </w:rPr>
        <w:t>命令：</w:t>
      </w:r>
      <w:r>
        <w:rPr>
          <w:rFonts w:ascii="宋体" w:eastAsia="宋体" w:hAnsi="宋体" w:cs="宋体" w:hint="eastAsia"/>
          <w:kern w:val="0"/>
          <w:szCs w:val="21"/>
          <w:highlight w:val="yellow"/>
          <w:lang w:bidi="ar"/>
        </w:rPr>
        <w:t>netstat -</w:t>
      </w:r>
      <w:proofErr w:type="spellStart"/>
      <w:r>
        <w:rPr>
          <w:rFonts w:ascii="宋体" w:eastAsia="宋体" w:hAnsi="宋体" w:cs="宋体" w:hint="eastAsia"/>
          <w:kern w:val="0"/>
          <w:szCs w:val="21"/>
          <w:highlight w:val="yellow"/>
          <w:lang w:bidi="ar"/>
        </w:rPr>
        <w:t>nao|findstr</w:t>
      </w:r>
      <w:proofErr w:type="spellEnd"/>
      <w:r>
        <w:rPr>
          <w:rFonts w:ascii="宋体" w:eastAsia="宋体" w:hAnsi="宋体" w:cs="宋体" w:hint="eastAsia"/>
          <w:kern w:val="0"/>
          <w:szCs w:val="21"/>
          <w:highlight w:val="yellow"/>
          <w:lang w:bidi="ar"/>
        </w:rPr>
        <w:t xml:space="preserve"> </w:t>
      </w:r>
      <w:r>
        <w:rPr>
          <w:rFonts w:ascii="宋体" w:eastAsia="宋体" w:hAnsi="宋体" w:cs="宋体"/>
          <w:kern w:val="0"/>
          <w:szCs w:val="21"/>
          <w:highlight w:val="yellow"/>
          <w:lang w:bidi="ar"/>
        </w:rPr>
        <w:t>“</w:t>
      </w:r>
      <w:r>
        <w:rPr>
          <w:rFonts w:ascii="宋体" w:eastAsia="宋体" w:hAnsi="宋体" w:cs="宋体" w:hint="eastAsia"/>
          <w:kern w:val="0"/>
          <w:szCs w:val="21"/>
          <w:highlight w:val="yellow"/>
          <w:lang w:bidi="ar"/>
        </w:rPr>
        <w:t>服务端口号</w:t>
      </w:r>
      <w:r>
        <w:rPr>
          <w:rFonts w:ascii="宋体" w:eastAsia="宋体" w:hAnsi="宋体" w:cs="宋体"/>
          <w:kern w:val="0"/>
          <w:szCs w:val="21"/>
          <w:highlight w:val="yellow"/>
          <w:lang w:bidi="ar"/>
        </w:rPr>
        <w:t>”</w:t>
      </w:r>
      <w:r>
        <w:rPr>
          <w:rFonts w:ascii="宋体" w:eastAsia="宋体" w:hAnsi="宋体" w:cs="宋体" w:hint="eastAsia"/>
          <w:kern w:val="0"/>
          <w:szCs w:val="21"/>
          <w:lang w:bidi="ar"/>
        </w:rPr>
        <w:t>，找到其中LISTENING状态的对应</w:t>
      </w:r>
      <w:proofErr w:type="spellStart"/>
      <w:r>
        <w:rPr>
          <w:rFonts w:ascii="宋体" w:eastAsia="宋体" w:hAnsi="宋体" w:cs="宋体" w:hint="eastAsia"/>
          <w:kern w:val="0"/>
          <w:szCs w:val="21"/>
          <w:lang w:bidi="ar"/>
        </w:rPr>
        <w:t>pid</w:t>
      </w:r>
      <w:proofErr w:type="spellEnd"/>
      <w:r>
        <w:rPr>
          <w:rFonts w:ascii="宋体" w:eastAsia="宋体" w:hAnsi="宋体" w:cs="宋体" w:hint="eastAsia"/>
          <w:kern w:val="0"/>
          <w:szCs w:val="21"/>
          <w:lang w:bidi="ar"/>
        </w:rPr>
        <w:t>，如下图中的红框中的18204即为应用服务的端口号。</w:t>
      </w:r>
    </w:p>
    <w:p w14:paraId="29103385" w14:textId="77777777" w:rsidR="00C7194B" w:rsidRDefault="00176B46">
      <w:pPr>
        <w:widowControl/>
        <w:spacing w:line="26" w:lineRule="atLeast"/>
        <w:jc w:val="left"/>
      </w:pPr>
      <w:r>
        <w:rPr>
          <w:noProof/>
        </w:rPr>
        <w:drawing>
          <wp:inline distT="0" distB="0" distL="114300" distR="114300" wp14:anchorId="345B4C8B" wp14:editId="2D9439B4">
            <wp:extent cx="5271770" cy="1125220"/>
            <wp:effectExtent l="0" t="0" r="508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1770" cy="1125220"/>
                    </a:xfrm>
                    <a:prstGeom prst="rect">
                      <a:avLst/>
                    </a:prstGeom>
                    <a:noFill/>
                    <a:ln w="9525">
                      <a:noFill/>
                    </a:ln>
                  </pic:spPr>
                </pic:pic>
              </a:graphicData>
            </a:graphic>
          </wp:inline>
        </w:drawing>
      </w:r>
    </w:p>
    <w:p w14:paraId="6D95421E" w14:textId="77777777" w:rsidR="00C7194B" w:rsidRDefault="00176B46">
      <w:pPr>
        <w:widowControl/>
        <w:spacing w:line="26" w:lineRule="atLeast"/>
        <w:jc w:val="left"/>
      </w:pPr>
      <w:r>
        <w:rPr>
          <w:rFonts w:hint="eastAsia"/>
          <w:b/>
          <w:bCs/>
        </w:rPr>
        <w:t>方法</w:t>
      </w:r>
      <w:r>
        <w:rPr>
          <w:rFonts w:hint="eastAsia"/>
          <w:b/>
          <w:bCs/>
        </w:rPr>
        <w:t>1</w:t>
      </w:r>
      <w:r>
        <w:rPr>
          <w:rFonts w:hint="eastAsia"/>
          <w:b/>
          <w:bCs/>
        </w:rPr>
        <w:t>：</w:t>
      </w:r>
      <w:r>
        <w:rPr>
          <w:rFonts w:hint="eastAsia"/>
        </w:rPr>
        <w:t>从任务管理器可以查看其内存、及整体</w:t>
      </w:r>
      <w:r>
        <w:rPr>
          <w:rFonts w:hint="eastAsia"/>
        </w:rPr>
        <w:t>CPU</w:t>
      </w:r>
      <w:r>
        <w:rPr>
          <w:rFonts w:hint="eastAsia"/>
        </w:rPr>
        <w:t>占用情况。</w:t>
      </w:r>
    </w:p>
    <w:p w14:paraId="121659B5" w14:textId="77777777" w:rsidR="00C7194B" w:rsidRDefault="00176B46">
      <w:pPr>
        <w:widowControl/>
        <w:spacing w:line="26" w:lineRule="atLeast"/>
      </w:pPr>
      <w:r>
        <w:rPr>
          <w:rFonts w:hint="eastAsia"/>
          <w:b/>
          <w:bCs/>
        </w:rPr>
        <w:t>方法</w:t>
      </w:r>
      <w:r>
        <w:rPr>
          <w:rFonts w:hint="eastAsia"/>
          <w:b/>
          <w:bCs/>
        </w:rPr>
        <w:t>2</w:t>
      </w:r>
      <w:r>
        <w:rPr>
          <w:rFonts w:hint="eastAsia"/>
          <w:b/>
          <w:bCs/>
        </w:rPr>
        <w:t>：</w:t>
      </w:r>
      <w:r>
        <w:rPr>
          <w:rFonts w:hint="eastAsia"/>
        </w:rPr>
        <w:t>双击左侧虚拟机进程，右侧打开如下图中资源监控界面（监视页签），分</w:t>
      </w:r>
      <w:r>
        <w:rPr>
          <w:rFonts w:hint="eastAsia"/>
        </w:rPr>
        <w:t>4</w:t>
      </w:r>
      <w:r>
        <w:rPr>
          <w:rFonts w:hint="eastAsia"/>
        </w:rPr>
        <w:t>个区域，一般重点关注右上角的内存区域。</w:t>
      </w:r>
    </w:p>
    <w:p w14:paraId="7E7C424D" w14:textId="77777777" w:rsidR="00C7194B" w:rsidRDefault="00176B46">
      <w:pPr>
        <w:widowControl/>
        <w:spacing w:line="26" w:lineRule="atLeast"/>
        <w:jc w:val="left"/>
      </w:pPr>
      <w:r>
        <w:rPr>
          <w:noProof/>
        </w:rPr>
        <w:drawing>
          <wp:inline distT="0" distB="0" distL="114300" distR="114300" wp14:anchorId="2A7673A0" wp14:editId="1D3E94AC">
            <wp:extent cx="5269865" cy="2903855"/>
            <wp:effectExtent l="0" t="0" r="698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5269865" cy="2903855"/>
                    </a:xfrm>
                    <a:prstGeom prst="rect">
                      <a:avLst/>
                    </a:prstGeom>
                    <a:noFill/>
                    <a:ln w="9525">
                      <a:noFill/>
                    </a:ln>
                  </pic:spPr>
                </pic:pic>
              </a:graphicData>
            </a:graphic>
          </wp:inline>
        </w:drawing>
      </w:r>
    </w:p>
    <w:p w14:paraId="0008841B" w14:textId="77777777" w:rsidR="00C7194B" w:rsidRDefault="00176B46">
      <w:pPr>
        <w:widowControl/>
        <w:spacing w:line="26" w:lineRule="atLeast"/>
        <w:jc w:val="left"/>
      </w:pPr>
      <w:r>
        <w:rPr>
          <w:rFonts w:hint="eastAsia"/>
          <w:b/>
          <w:bCs/>
        </w:rPr>
        <w:t>方法</w:t>
      </w:r>
      <w:r>
        <w:rPr>
          <w:rFonts w:hint="eastAsia"/>
          <w:b/>
          <w:bCs/>
        </w:rPr>
        <w:t>3</w:t>
      </w:r>
      <w:r>
        <w:rPr>
          <w:rFonts w:hint="eastAsia"/>
          <w:b/>
          <w:bCs/>
        </w:rPr>
        <w:t>：</w:t>
      </w:r>
      <w:r>
        <w:rPr>
          <w:rFonts w:hint="eastAsia"/>
        </w:rPr>
        <w:t>通过</w:t>
      </w:r>
      <w:proofErr w:type="spellStart"/>
      <w:r>
        <w:rPr>
          <w:rFonts w:hint="eastAsia"/>
        </w:rPr>
        <w:t>jdk</w:t>
      </w:r>
      <w:proofErr w:type="spellEnd"/>
      <w:r>
        <w:rPr>
          <w:rFonts w:hint="eastAsia"/>
        </w:rPr>
        <w:t>自带的一些命令，如常用的查看内存占用情况并截图给研发分析：</w:t>
      </w:r>
    </w:p>
    <w:p w14:paraId="61C0A44C" w14:textId="77777777" w:rsidR="00C7194B" w:rsidRDefault="00176B46">
      <w:pPr>
        <w:widowControl/>
        <w:spacing w:line="26" w:lineRule="atLeast"/>
        <w:jc w:val="left"/>
      </w:pPr>
      <w:r>
        <w:rPr>
          <w:rFonts w:hint="eastAsia"/>
        </w:rPr>
        <w:t>命令：</w:t>
      </w:r>
      <w:proofErr w:type="spellStart"/>
      <w:r>
        <w:rPr>
          <w:rFonts w:hint="eastAsia"/>
        </w:rPr>
        <w:t>jstat</w:t>
      </w:r>
      <w:proofErr w:type="spellEnd"/>
      <w:r>
        <w:rPr>
          <w:rFonts w:hint="eastAsia"/>
        </w:rPr>
        <w:t xml:space="preserve"> -</w:t>
      </w:r>
      <w:proofErr w:type="spellStart"/>
      <w:r>
        <w:rPr>
          <w:rFonts w:hint="eastAsia"/>
        </w:rPr>
        <w:t>gcutil</w:t>
      </w:r>
      <w:proofErr w:type="spellEnd"/>
      <w:r>
        <w:rPr>
          <w:rFonts w:hint="eastAsia"/>
        </w:rPr>
        <w:t xml:space="preserve"> </w:t>
      </w:r>
      <w:proofErr w:type="spellStart"/>
      <w:r>
        <w:rPr>
          <w:rFonts w:hint="eastAsia"/>
        </w:rPr>
        <w:t>pid</w:t>
      </w:r>
      <w:proofErr w:type="spellEnd"/>
      <w:r>
        <w:rPr>
          <w:rFonts w:hint="eastAsia"/>
        </w:rPr>
        <w:t xml:space="preserve"> </w:t>
      </w:r>
      <w:r>
        <w:rPr>
          <w:rFonts w:hint="eastAsia"/>
        </w:rPr>
        <w:t>输出间隔时间</w:t>
      </w:r>
      <w:r>
        <w:rPr>
          <w:rFonts w:hint="eastAsia"/>
        </w:rPr>
        <w:t xml:space="preserve">          </w:t>
      </w:r>
      <w:r>
        <w:rPr>
          <w:rFonts w:hint="eastAsia"/>
        </w:rPr>
        <w:t>示例：</w:t>
      </w:r>
      <w:proofErr w:type="spellStart"/>
      <w:r>
        <w:rPr>
          <w:rFonts w:hint="eastAsia"/>
        </w:rPr>
        <w:t>jstat</w:t>
      </w:r>
      <w:proofErr w:type="spellEnd"/>
      <w:r>
        <w:rPr>
          <w:rFonts w:hint="eastAsia"/>
        </w:rPr>
        <w:t xml:space="preserve"> -</w:t>
      </w:r>
      <w:proofErr w:type="spellStart"/>
      <w:r>
        <w:rPr>
          <w:rFonts w:hint="eastAsia"/>
        </w:rPr>
        <w:t>gcutil</w:t>
      </w:r>
      <w:proofErr w:type="spellEnd"/>
      <w:r>
        <w:rPr>
          <w:rFonts w:hint="eastAsia"/>
        </w:rPr>
        <w:t xml:space="preserve"> 16747 2000 </w:t>
      </w:r>
    </w:p>
    <w:p w14:paraId="366BE30F" w14:textId="77777777" w:rsidR="00C7194B" w:rsidRDefault="00176B46">
      <w:pPr>
        <w:widowControl/>
        <w:spacing w:line="26" w:lineRule="atLeast"/>
        <w:jc w:val="left"/>
      </w:pPr>
      <w:r>
        <w:rPr>
          <w:rFonts w:hint="eastAsia"/>
        </w:rPr>
        <w:t>即动态监控</w:t>
      </w:r>
      <w:r>
        <w:rPr>
          <w:rFonts w:hint="eastAsia"/>
        </w:rPr>
        <w:t>java</w:t>
      </w:r>
      <w:r>
        <w:rPr>
          <w:rFonts w:hint="eastAsia"/>
        </w:rPr>
        <w:t>进程的内存占用情况，</w:t>
      </w:r>
      <w:proofErr w:type="spellStart"/>
      <w:r>
        <w:rPr>
          <w:rFonts w:hint="eastAsia"/>
        </w:rPr>
        <w:t>pid</w:t>
      </w:r>
      <w:proofErr w:type="spellEnd"/>
      <w:r>
        <w:rPr>
          <w:rFonts w:hint="eastAsia"/>
        </w:rPr>
        <w:t>是</w:t>
      </w:r>
      <w:r>
        <w:rPr>
          <w:rFonts w:hint="eastAsia"/>
        </w:rPr>
        <w:t>16747</w:t>
      </w:r>
      <w:r>
        <w:rPr>
          <w:rFonts w:hint="eastAsia"/>
        </w:rPr>
        <w:t>的进程，每</w:t>
      </w:r>
      <w:r>
        <w:rPr>
          <w:rFonts w:hint="eastAsia"/>
        </w:rPr>
        <w:t>2s</w:t>
      </w:r>
      <w:r>
        <w:rPr>
          <w:rFonts w:hint="eastAsia"/>
        </w:rPr>
        <w:t>输出一次；</w:t>
      </w:r>
    </w:p>
    <w:p w14:paraId="63F289B1" w14:textId="77777777" w:rsidR="00C7194B" w:rsidRDefault="00176B46">
      <w:pPr>
        <w:widowControl/>
        <w:spacing w:line="26" w:lineRule="atLeast"/>
        <w:jc w:val="left"/>
      </w:pPr>
      <w:r>
        <w:rPr>
          <w:noProof/>
        </w:rPr>
        <w:lastRenderedPageBreak/>
        <w:drawing>
          <wp:inline distT="0" distB="0" distL="114300" distR="114300" wp14:anchorId="04DA5245" wp14:editId="4692D4FE">
            <wp:extent cx="5271135" cy="1297940"/>
            <wp:effectExtent l="0" t="0" r="5715" b="1651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5271135" cy="1297940"/>
                    </a:xfrm>
                    <a:prstGeom prst="rect">
                      <a:avLst/>
                    </a:prstGeom>
                    <a:noFill/>
                    <a:ln w="9525">
                      <a:noFill/>
                    </a:ln>
                  </pic:spPr>
                </pic:pic>
              </a:graphicData>
            </a:graphic>
          </wp:inline>
        </w:drawing>
      </w:r>
    </w:p>
    <w:tbl>
      <w:tblPr>
        <w:tblStyle w:val="a9"/>
        <w:tblW w:w="8523" w:type="dxa"/>
        <w:tblLayout w:type="fixed"/>
        <w:tblLook w:val="04A0" w:firstRow="1" w:lastRow="0" w:firstColumn="1" w:lastColumn="0" w:noHBand="0" w:noVBand="1"/>
      </w:tblPr>
      <w:tblGrid>
        <w:gridCol w:w="774"/>
        <w:gridCol w:w="774"/>
        <w:gridCol w:w="775"/>
        <w:gridCol w:w="775"/>
        <w:gridCol w:w="775"/>
        <w:gridCol w:w="775"/>
        <w:gridCol w:w="775"/>
        <w:gridCol w:w="775"/>
        <w:gridCol w:w="775"/>
        <w:gridCol w:w="775"/>
        <w:gridCol w:w="775"/>
      </w:tblGrid>
      <w:tr w:rsidR="00C7194B" w14:paraId="2C26081C" w14:textId="77777777">
        <w:tc>
          <w:tcPr>
            <w:tcW w:w="774" w:type="dxa"/>
            <w:shd w:val="clear" w:color="auto" w:fill="D8D8D8" w:themeFill="background1" w:themeFillShade="D8"/>
          </w:tcPr>
          <w:p w14:paraId="6A9943EF" w14:textId="77777777" w:rsidR="00C7194B" w:rsidRDefault="00176B46">
            <w:pPr>
              <w:widowControl/>
              <w:spacing w:line="26" w:lineRule="atLeast"/>
              <w:jc w:val="center"/>
            </w:pPr>
            <w:r>
              <w:rPr>
                <w:rFonts w:hint="eastAsia"/>
              </w:rPr>
              <w:t>字段</w:t>
            </w:r>
          </w:p>
        </w:tc>
        <w:tc>
          <w:tcPr>
            <w:tcW w:w="774" w:type="dxa"/>
            <w:shd w:val="clear" w:color="auto" w:fill="D8D8D8" w:themeFill="background1" w:themeFillShade="D8"/>
          </w:tcPr>
          <w:p w14:paraId="14D0129A" w14:textId="77777777" w:rsidR="00C7194B" w:rsidRDefault="00176B46">
            <w:pPr>
              <w:widowControl/>
              <w:spacing w:line="26" w:lineRule="atLeast"/>
              <w:jc w:val="center"/>
            </w:pPr>
            <w:r>
              <w:rPr>
                <w:rFonts w:hint="eastAsia"/>
              </w:rPr>
              <w:t>S0</w:t>
            </w:r>
          </w:p>
        </w:tc>
        <w:tc>
          <w:tcPr>
            <w:tcW w:w="775" w:type="dxa"/>
            <w:shd w:val="clear" w:color="auto" w:fill="D8D8D8" w:themeFill="background1" w:themeFillShade="D8"/>
          </w:tcPr>
          <w:p w14:paraId="0D664B35" w14:textId="77777777" w:rsidR="00C7194B" w:rsidRDefault="00176B46">
            <w:pPr>
              <w:widowControl/>
              <w:spacing w:line="26" w:lineRule="atLeast"/>
              <w:jc w:val="center"/>
            </w:pPr>
            <w:r>
              <w:rPr>
                <w:rFonts w:hint="eastAsia"/>
              </w:rPr>
              <w:t>S1</w:t>
            </w:r>
          </w:p>
        </w:tc>
        <w:tc>
          <w:tcPr>
            <w:tcW w:w="775" w:type="dxa"/>
            <w:shd w:val="clear" w:color="auto" w:fill="D8D8D8" w:themeFill="background1" w:themeFillShade="D8"/>
          </w:tcPr>
          <w:p w14:paraId="285FD8A4" w14:textId="77777777" w:rsidR="00C7194B" w:rsidRDefault="00176B46">
            <w:pPr>
              <w:widowControl/>
              <w:spacing w:line="26" w:lineRule="atLeast"/>
              <w:jc w:val="center"/>
            </w:pPr>
            <w:r>
              <w:rPr>
                <w:rFonts w:hint="eastAsia"/>
              </w:rPr>
              <w:t>E</w:t>
            </w:r>
          </w:p>
        </w:tc>
        <w:tc>
          <w:tcPr>
            <w:tcW w:w="775" w:type="dxa"/>
            <w:shd w:val="clear" w:color="auto" w:fill="D8D8D8" w:themeFill="background1" w:themeFillShade="D8"/>
          </w:tcPr>
          <w:p w14:paraId="0006E1C0" w14:textId="77777777" w:rsidR="00C7194B" w:rsidRDefault="00176B46">
            <w:pPr>
              <w:widowControl/>
              <w:spacing w:line="26" w:lineRule="atLeast"/>
              <w:jc w:val="center"/>
            </w:pPr>
            <w:r>
              <w:rPr>
                <w:rFonts w:hint="eastAsia"/>
              </w:rPr>
              <w:t>O</w:t>
            </w:r>
          </w:p>
        </w:tc>
        <w:tc>
          <w:tcPr>
            <w:tcW w:w="775" w:type="dxa"/>
            <w:shd w:val="clear" w:color="auto" w:fill="D8D8D8" w:themeFill="background1" w:themeFillShade="D8"/>
          </w:tcPr>
          <w:p w14:paraId="230F31E2" w14:textId="77777777" w:rsidR="00C7194B" w:rsidRDefault="00176B46">
            <w:pPr>
              <w:widowControl/>
              <w:spacing w:line="26" w:lineRule="atLeast"/>
              <w:jc w:val="center"/>
            </w:pPr>
            <w:r>
              <w:rPr>
                <w:rFonts w:hint="eastAsia"/>
              </w:rPr>
              <w:t>P</w:t>
            </w:r>
          </w:p>
        </w:tc>
        <w:tc>
          <w:tcPr>
            <w:tcW w:w="775" w:type="dxa"/>
            <w:shd w:val="clear" w:color="auto" w:fill="D8D8D8" w:themeFill="background1" w:themeFillShade="D8"/>
          </w:tcPr>
          <w:p w14:paraId="18F9683F" w14:textId="77777777" w:rsidR="00C7194B" w:rsidRDefault="00176B46">
            <w:pPr>
              <w:widowControl/>
              <w:spacing w:line="26" w:lineRule="atLeast"/>
              <w:jc w:val="center"/>
            </w:pPr>
            <w:r>
              <w:rPr>
                <w:rFonts w:hint="eastAsia"/>
              </w:rPr>
              <w:t>YGC</w:t>
            </w:r>
          </w:p>
        </w:tc>
        <w:tc>
          <w:tcPr>
            <w:tcW w:w="775" w:type="dxa"/>
            <w:shd w:val="clear" w:color="auto" w:fill="D8D8D8" w:themeFill="background1" w:themeFillShade="D8"/>
          </w:tcPr>
          <w:p w14:paraId="33210264" w14:textId="77777777" w:rsidR="00C7194B" w:rsidRDefault="00176B46">
            <w:pPr>
              <w:widowControl/>
              <w:spacing w:line="26" w:lineRule="atLeast"/>
              <w:jc w:val="center"/>
            </w:pPr>
            <w:r>
              <w:rPr>
                <w:rFonts w:hint="eastAsia"/>
              </w:rPr>
              <w:t>YGCT</w:t>
            </w:r>
          </w:p>
        </w:tc>
        <w:tc>
          <w:tcPr>
            <w:tcW w:w="775" w:type="dxa"/>
            <w:shd w:val="clear" w:color="auto" w:fill="D8D8D8" w:themeFill="background1" w:themeFillShade="D8"/>
          </w:tcPr>
          <w:p w14:paraId="14659770" w14:textId="77777777" w:rsidR="00C7194B" w:rsidRDefault="00176B46">
            <w:pPr>
              <w:widowControl/>
              <w:spacing w:line="26" w:lineRule="atLeast"/>
              <w:jc w:val="center"/>
            </w:pPr>
            <w:r>
              <w:rPr>
                <w:rFonts w:hint="eastAsia"/>
              </w:rPr>
              <w:t>FGC</w:t>
            </w:r>
          </w:p>
        </w:tc>
        <w:tc>
          <w:tcPr>
            <w:tcW w:w="775" w:type="dxa"/>
            <w:shd w:val="clear" w:color="auto" w:fill="D8D8D8" w:themeFill="background1" w:themeFillShade="D8"/>
          </w:tcPr>
          <w:p w14:paraId="186F66C0" w14:textId="77777777" w:rsidR="00C7194B" w:rsidRDefault="00176B46">
            <w:pPr>
              <w:widowControl/>
              <w:spacing w:line="26" w:lineRule="atLeast"/>
              <w:jc w:val="center"/>
            </w:pPr>
            <w:r>
              <w:rPr>
                <w:rFonts w:hint="eastAsia"/>
              </w:rPr>
              <w:t>FGCT</w:t>
            </w:r>
          </w:p>
        </w:tc>
        <w:tc>
          <w:tcPr>
            <w:tcW w:w="775" w:type="dxa"/>
            <w:shd w:val="clear" w:color="auto" w:fill="D8D8D8" w:themeFill="background1" w:themeFillShade="D8"/>
          </w:tcPr>
          <w:p w14:paraId="04C59D09" w14:textId="77777777" w:rsidR="00C7194B" w:rsidRDefault="00176B46">
            <w:pPr>
              <w:widowControl/>
              <w:spacing w:line="26" w:lineRule="atLeast"/>
              <w:jc w:val="center"/>
            </w:pPr>
            <w:r>
              <w:rPr>
                <w:rFonts w:hint="eastAsia"/>
              </w:rPr>
              <w:t>GCT</w:t>
            </w:r>
          </w:p>
        </w:tc>
      </w:tr>
      <w:tr w:rsidR="00C7194B" w14:paraId="17A92CE4" w14:textId="77777777">
        <w:tc>
          <w:tcPr>
            <w:tcW w:w="774" w:type="dxa"/>
            <w:shd w:val="clear" w:color="auto" w:fill="D8D8D8" w:themeFill="background1" w:themeFillShade="D8"/>
          </w:tcPr>
          <w:p w14:paraId="4A11E998" w14:textId="77777777" w:rsidR="00C7194B" w:rsidRDefault="00176B46">
            <w:pPr>
              <w:widowControl/>
              <w:spacing w:line="26" w:lineRule="atLeast"/>
              <w:jc w:val="left"/>
            </w:pPr>
            <w:r>
              <w:rPr>
                <w:rFonts w:hint="eastAsia"/>
              </w:rPr>
              <w:t>说明</w:t>
            </w:r>
          </w:p>
        </w:tc>
        <w:tc>
          <w:tcPr>
            <w:tcW w:w="774" w:type="dxa"/>
          </w:tcPr>
          <w:p w14:paraId="2C3B5ABD" w14:textId="77777777" w:rsidR="00C7194B" w:rsidRDefault="00176B46">
            <w:pPr>
              <w:widowControl/>
              <w:spacing w:line="26" w:lineRule="atLeast"/>
              <w:jc w:val="left"/>
            </w:pPr>
            <w:r>
              <w:rPr>
                <w:rFonts w:hint="eastAsia"/>
              </w:rPr>
              <w:t>新生代耗用比例</w:t>
            </w:r>
          </w:p>
        </w:tc>
        <w:tc>
          <w:tcPr>
            <w:tcW w:w="775" w:type="dxa"/>
          </w:tcPr>
          <w:p w14:paraId="7C14DB6C" w14:textId="77777777" w:rsidR="00C7194B" w:rsidRDefault="00176B46">
            <w:pPr>
              <w:widowControl/>
              <w:spacing w:line="26" w:lineRule="atLeast"/>
              <w:jc w:val="left"/>
            </w:pPr>
            <w:r>
              <w:rPr>
                <w:rFonts w:hint="eastAsia"/>
              </w:rPr>
              <w:t>新生代耗用比例</w:t>
            </w:r>
          </w:p>
        </w:tc>
        <w:tc>
          <w:tcPr>
            <w:tcW w:w="775" w:type="dxa"/>
          </w:tcPr>
          <w:p w14:paraId="4732CB79" w14:textId="77777777" w:rsidR="00C7194B" w:rsidRDefault="00176B46">
            <w:pPr>
              <w:widowControl/>
              <w:spacing w:line="26" w:lineRule="atLeast"/>
              <w:jc w:val="left"/>
            </w:pPr>
            <w:r>
              <w:rPr>
                <w:rFonts w:hint="eastAsia"/>
              </w:rPr>
              <w:t>新生代耗用比例</w:t>
            </w:r>
          </w:p>
        </w:tc>
        <w:tc>
          <w:tcPr>
            <w:tcW w:w="775" w:type="dxa"/>
          </w:tcPr>
          <w:p w14:paraId="02B4C9F0" w14:textId="77777777" w:rsidR="00C7194B" w:rsidRDefault="00176B46">
            <w:pPr>
              <w:widowControl/>
              <w:spacing w:line="26" w:lineRule="atLeast"/>
              <w:jc w:val="left"/>
            </w:pPr>
            <w:r>
              <w:rPr>
                <w:rFonts w:hint="eastAsia"/>
              </w:rPr>
              <w:t>老年代耗用比例</w:t>
            </w:r>
          </w:p>
        </w:tc>
        <w:tc>
          <w:tcPr>
            <w:tcW w:w="775" w:type="dxa"/>
          </w:tcPr>
          <w:p w14:paraId="6CB39BA8" w14:textId="77777777" w:rsidR="00C7194B" w:rsidRDefault="00176B46">
            <w:pPr>
              <w:widowControl/>
              <w:spacing w:line="26" w:lineRule="atLeast"/>
              <w:jc w:val="left"/>
            </w:pPr>
            <w:r>
              <w:rPr>
                <w:rFonts w:hint="eastAsia"/>
              </w:rPr>
              <w:t>持久代耗用比例</w:t>
            </w:r>
          </w:p>
        </w:tc>
        <w:tc>
          <w:tcPr>
            <w:tcW w:w="775" w:type="dxa"/>
          </w:tcPr>
          <w:p w14:paraId="416760F6" w14:textId="77777777" w:rsidR="00C7194B" w:rsidRDefault="00176B46">
            <w:pPr>
              <w:widowControl/>
              <w:spacing w:line="26" w:lineRule="atLeast"/>
              <w:jc w:val="left"/>
            </w:pPr>
            <w:r>
              <w:rPr>
                <w:rFonts w:hint="eastAsia"/>
              </w:rPr>
              <w:t>Minor</w:t>
            </w:r>
            <w:r>
              <w:rPr>
                <w:rFonts w:hint="eastAsia"/>
              </w:rPr>
              <w:t>垃圾回收次数</w:t>
            </w:r>
          </w:p>
        </w:tc>
        <w:tc>
          <w:tcPr>
            <w:tcW w:w="775" w:type="dxa"/>
          </w:tcPr>
          <w:p w14:paraId="35FFA18C" w14:textId="77777777" w:rsidR="00C7194B" w:rsidRDefault="00176B46">
            <w:pPr>
              <w:widowControl/>
              <w:spacing w:line="26" w:lineRule="atLeast"/>
              <w:jc w:val="left"/>
            </w:pPr>
            <w:r>
              <w:rPr>
                <w:rFonts w:hint="eastAsia"/>
              </w:rPr>
              <w:t>Minor</w:t>
            </w:r>
            <w:r>
              <w:rPr>
                <w:rFonts w:hint="eastAsia"/>
              </w:rPr>
              <w:t>垃圾回总耗时</w:t>
            </w:r>
          </w:p>
        </w:tc>
        <w:tc>
          <w:tcPr>
            <w:tcW w:w="775" w:type="dxa"/>
          </w:tcPr>
          <w:p w14:paraId="2AE54C15" w14:textId="77777777" w:rsidR="00C7194B" w:rsidRDefault="00176B46">
            <w:pPr>
              <w:widowControl/>
              <w:spacing w:line="26" w:lineRule="atLeast"/>
              <w:jc w:val="left"/>
            </w:pPr>
            <w:r>
              <w:rPr>
                <w:rFonts w:hint="eastAsia"/>
              </w:rPr>
              <w:t>Full</w:t>
            </w:r>
            <w:r>
              <w:rPr>
                <w:rFonts w:hint="eastAsia"/>
              </w:rPr>
              <w:t>垃圾回收次数</w:t>
            </w:r>
          </w:p>
        </w:tc>
        <w:tc>
          <w:tcPr>
            <w:tcW w:w="775" w:type="dxa"/>
          </w:tcPr>
          <w:p w14:paraId="39A47B66" w14:textId="77777777" w:rsidR="00C7194B" w:rsidRDefault="00176B46">
            <w:pPr>
              <w:widowControl/>
              <w:spacing w:line="26" w:lineRule="atLeast"/>
              <w:jc w:val="left"/>
            </w:pPr>
            <w:r>
              <w:rPr>
                <w:rFonts w:hint="eastAsia"/>
              </w:rPr>
              <w:t>Full</w:t>
            </w:r>
            <w:r>
              <w:rPr>
                <w:rFonts w:hint="eastAsia"/>
              </w:rPr>
              <w:t>垃圾</w:t>
            </w:r>
            <w:proofErr w:type="gramStart"/>
            <w:r>
              <w:rPr>
                <w:rFonts w:hint="eastAsia"/>
              </w:rPr>
              <w:t>回收总</w:t>
            </w:r>
            <w:proofErr w:type="gramEnd"/>
            <w:r>
              <w:rPr>
                <w:rFonts w:hint="eastAsia"/>
              </w:rPr>
              <w:t>耗时</w:t>
            </w:r>
          </w:p>
        </w:tc>
        <w:tc>
          <w:tcPr>
            <w:tcW w:w="775" w:type="dxa"/>
          </w:tcPr>
          <w:p w14:paraId="761ED39D" w14:textId="77777777" w:rsidR="00C7194B" w:rsidRDefault="00176B46">
            <w:pPr>
              <w:widowControl/>
              <w:spacing w:line="26" w:lineRule="atLeast"/>
              <w:jc w:val="left"/>
            </w:pPr>
            <w:r>
              <w:rPr>
                <w:rFonts w:hint="eastAsia"/>
              </w:rPr>
              <w:t>垃圾</w:t>
            </w:r>
            <w:proofErr w:type="gramStart"/>
            <w:r>
              <w:rPr>
                <w:rFonts w:hint="eastAsia"/>
              </w:rPr>
              <w:t>回收总</w:t>
            </w:r>
            <w:proofErr w:type="gramEnd"/>
            <w:r>
              <w:rPr>
                <w:rFonts w:hint="eastAsia"/>
              </w:rPr>
              <w:t>耗时</w:t>
            </w:r>
          </w:p>
        </w:tc>
      </w:tr>
      <w:tr w:rsidR="00C7194B" w14:paraId="75D55484" w14:textId="77777777">
        <w:tc>
          <w:tcPr>
            <w:tcW w:w="774" w:type="dxa"/>
            <w:shd w:val="clear" w:color="auto" w:fill="D8D8D8" w:themeFill="background1" w:themeFillShade="D8"/>
          </w:tcPr>
          <w:p w14:paraId="502BEE3C" w14:textId="77777777" w:rsidR="00C7194B" w:rsidRDefault="00176B46">
            <w:pPr>
              <w:widowControl/>
              <w:spacing w:line="26" w:lineRule="atLeast"/>
              <w:jc w:val="left"/>
            </w:pPr>
            <w:r>
              <w:rPr>
                <w:rFonts w:hint="eastAsia"/>
              </w:rPr>
              <w:t>对应启动参数</w:t>
            </w:r>
          </w:p>
        </w:tc>
        <w:tc>
          <w:tcPr>
            <w:tcW w:w="774" w:type="dxa"/>
          </w:tcPr>
          <w:p w14:paraId="405F519B" w14:textId="77777777" w:rsidR="00C7194B" w:rsidRDefault="00176B46">
            <w:pPr>
              <w:widowControl/>
              <w:spacing w:line="26" w:lineRule="atLeast"/>
              <w:jc w:val="left"/>
            </w:pPr>
            <w:r>
              <w:rPr>
                <w:rFonts w:hint="eastAsia"/>
              </w:rPr>
              <w:t>-</w:t>
            </w:r>
            <w:proofErr w:type="spellStart"/>
            <w:r>
              <w:rPr>
                <w:rFonts w:hint="eastAsia"/>
              </w:rPr>
              <w:t>Xmn</w:t>
            </w:r>
            <w:proofErr w:type="spellEnd"/>
          </w:p>
        </w:tc>
        <w:tc>
          <w:tcPr>
            <w:tcW w:w="775" w:type="dxa"/>
          </w:tcPr>
          <w:p w14:paraId="23CA9109" w14:textId="77777777" w:rsidR="00C7194B" w:rsidRDefault="00176B46">
            <w:pPr>
              <w:widowControl/>
              <w:spacing w:line="26" w:lineRule="atLeast"/>
              <w:jc w:val="left"/>
            </w:pPr>
            <w:r>
              <w:rPr>
                <w:rFonts w:hint="eastAsia"/>
              </w:rPr>
              <w:t>-</w:t>
            </w:r>
            <w:proofErr w:type="spellStart"/>
            <w:r>
              <w:rPr>
                <w:rFonts w:hint="eastAsia"/>
              </w:rPr>
              <w:t>Xmn</w:t>
            </w:r>
            <w:proofErr w:type="spellEnd"/>
          </w:p>
        </w:tc>
        <w:tc>
          <w:tcPr>
            <w:tcW w:w="775" w:type="dxa"/>
          </w:tcPr>
          <w:p w14:paraId="2D2AC510" w14:textId="77777777" w:rsidR="00C7194B" w:rsidRDefault="00176B46">
            <w:pPr>
              <w:widowControl/>
              <w:spacing w:line="26" w:lineRule="atLeast"/>
              <w:jc w:val="left"/>
            </w:pPr>
            <w:r>
              <w:rPr>
                <w:rFonts w:hint="eastAsia"/>
              </w:rPr>
              <w:t>-</w:t>
            </w:r>
            <w:proofErr w:type="spellStart"/>
            <w:r>
              <w:rPr>
                <w:rFonts w:hint="eastAsia"/>
              </w:rPr>
              <w:t>Xmn</w:t>
            </w:r>
            <w:proofErr w:type="spellEnd"/>
          </w:p>
        </w:tc>
        <w:tc>
          <w:tcPr>
            <w:tcW w:w="775" w:type="dxa"/>
          </w:tcPr>
          <w:p w14:paraId="5CD6B287" w14:textId="77777777" w:rsidR="00C7194B" w:rsidRDefault="00176B46">
            <w:pPr>
              <w:widowControl/>
              <w:spacing w:line="26" w:lineRule="atLeast"/>
              <w:jc w:val="left"/>
            </w:pPr>
            <w:r>
              <w:rPr>
                <w:rFonts w:hint="eastAsia"/>
              </w:rPr>
              <w:t>-</w:t>
            </w:r>
            <w:proofErr w:type="spellStart"/>
            <w:r>
              <w:rPr>
                <w:rFonts w:hint="eastAsia"/>
              </w:rPr>
              <w:t>Xmx</w:t>
            </w:r>
            <w:proofErr w:type="spellEnd"/>
          </w:p>
        </w:tc>
        <w:tc>
          <w:tcPr>
            <w:tcW w:w="775" w:type="dxa"/>
          </w:tcPr>
          <w:p w14:paraId="338BDC54" w14:textId="77777777" w:rsidR="00C7194B" w:rsidRDefault="00176B46">
            <w:pPr>
              <w:widowControl/>
              <w:spacing w:line="26" w:lineRule="atLeast"/>
              <w:jc w:val="left"/>
            </w:pPr>
            <w:proofErr w:type="spellStart"/>
            <w:r>
              <w:rPr>
                <w:rFonts w:hint="eastAsia"/>
              </w:rPr>
              <w:t>PermSize</w:t>
            </w:r>
            <w:proofErr w:type="spellEnd"/>
          </w:p>
        </w:tc>
        <w:tc>
          <w:tcPr>
            <w:tcW w:w="775" w:type="dxa"/>
          </w:tcPr>
          <w:p w14:paraId="179062F3" w14:textId="77777777" w:rsidR="00C7194B" w:rsidRDefault="00C7194B">
            <w:pPr>
              <w:widowControl/>
              <w:spacing w:line="26" w:lineRule="atLeast"/>
              <w:jc w:val="left"/>
            </w:pPr>
          </w:p>
        </w:tc>
        <w:tc>
          <w:tcPr>
            <w:tcW w:w="775" w:type="dxa"/>
          </w:tcPr>
          <w:p w14:paraId="1930D55A" w14:textId="77777777" w:rsidR="00C7194B" w:rsidRDefault="00C7194B">
            <w:pPr>
              <w:widowControl/>
              <w:spacing w:line="26" w:lineRule="atLeast"/>
              <w:jc w:val="left"/>
            </w:pPr>
          </w:p>
        </w:tc>
        <w:tc>
          <w:tcPr>
            <w:tcW w:w="775" w:type="dxa"/>
          </w:tcPr>
          <w:p w14:paraId="0175A5B5" w14:textId="77777777" w:rsidR="00C7194B" w:rsidRDefault="00C7194B">
            <w:pPr>
              <w:widowControl/>
              <w:spacing w:line="26" w:lineRule="atLeast"/>
              <w:jc w:val="left"/>
            </w:pPr>
          </w:p>
        </w:tc>
        <w:tc>
          <w:tcPr>
            <w:tcW w:w="775" w:type="dxa"/>
          </w:tcPr>
          <w:p w14:paraId="1962B339" w14:textId="77777777" w:rsidR="00C7194B" w:rsidRDefault="00C7194B">
            <w:pPr>
              <w:widowControl/>
              <w:spacing w:line="26" w:lineRule="atLeast"/>
              <w:jc w:val="left"/>
            </w:pPr>
          </w:p>
        </w:tc>
        <w:tc>
          <w:tcPr>
            <w:tcW w:w="775" w:type="dxa"/>
          </w:tcPr>
          <w:p w14:paraId="7A825A76" w14:textId="77777777" w:rsidR="00C7194B" w:rsidRDefault="00C7194B">
            <w:pPr>
              <w:widowControl/>
              <w:spacing w:line="26" w:lineRule="atLeast"/>
              <w:jc w:val="left"/>
            </w:pPr>
          </w:p>
        </w:tc>
      </w:tr>
      <w:tr w:rsidR="00C7194B" w14:paraId="4216E6E5" w14:textId="77777777">
        <w:tc>
          <w:tcPr>
            <w:tcW w:w="774" w:type="dxa"/>
            <w:shd w:val="clear" w:color="auto" w:fill="D8D8D8" w:themeFill="background1" w:themeFillShade="D8"/>
          </w:tcPr>
          <w:p w14:paraId="141846EA" w14:textId="77777777" w:rsidR="00C7194B" w:rsidRDefault="00176B46">
            <w:pPr>
              <w:widowControl/>
              <w:spacing w:line="26" w:lineRule="atLeast"/>
              <w:jc w:val="left"/>
            </w:pPr>
            <w:r>
              <w:rPr>
                <w:rFonts w:hint="eastAsia"/>
              </w:rPr>
              <w:t>说明</w:t>
            </w:r>
          </w:p>
        </w:tc>
        <w:tc>
          <w:tcPr>
            <w:tcW w:w="2324" w:type="dxa"/>
            <w:gridSpan w:val="3"/>
          </w:tcPr>
          <w:p w14:paraId="02653556" w14:textId="77777777" w:rsidR="00C7194B" w:rsidRDefault="00176B46">
            <w:pPr>
              <w:widowControl/>
              <w:spacing w:line="26" w:lineRule="atLeast"/>
              <w:jc w:val="left"/>
            </w:pPr>
            <w:r>
              <w:rPr>
                <w:rFonts w:hint="eastAsia"/>
              </w:rPr>
              <w:t>一般为</w:t>
            </w:r>
            <w:proofErr w:type="spellStart"/>
            <w:r>
              <w:rPr>
                <w:rFonts w:hint="eastAsia"/>
              </w:rPr>
              <w:t>xmx</w:t>
            </w:r>
            <w:proofErr w:type="spellEnd"/>
            <w:r>
              <w:rPr>
                <w:rFonts w:hint="eastAsia"/>
              </w:rPr>
              <w:t>的</w:t>
            </w:r>
            <w:r>
              <w:rPr>
                <w:rFonts w:hint="eastAsia"/>
              </w:rPr>
              <w:t>1/3</w:t>
            </w:r>
            <w:r>
              <w:rPr>
                <w:rFonts w:hint="eastAsia"/>
              </w:rPr>
              <w:t>到</w:t>
            </w:r>
            <w:r>
              <w:rPr>
                <w:rFonts w:hint="eastAsia"/>
              </w:rPr>
              <w:t>1/2</w:t>
            </w:r>
          </w:p>
        </w:tc>
        <w:tc>
          <w:tcPr>
            <w:tcW w:w="775" w:type="dxa"/>
          </w:tcPr>
          <w:p w14:paraId="7FBBCBCD" w14:textId="77777777" w:rsidR="00C7194B" w:rsidRDefault="00C7194B">
            <w:pPr>
              <w:widowControl/>
              <w:spacing w:line="26" w:lineRule="atLeast"/>
              <w:jc w:val="left"/>
            </w:pPr>
          </w:p>
        </w:tc>
        <w:tc>
          <w:tcPr>
            <w:tcW w:w="775" w:type="dxa"/>
          </w:tcPr>
          <w:p w14:paraId="62867414" w14:textId="77777777" w:rsidR="00C7194B" w:rsidRDefault="00176B46">
            <w:pPr>
              <w:widowControl/>
              <w:spacing w:line="26" w:lineRule="atLeast"/>
              <w:jc w:val="left"/>
            </w:pPr>
            <w:r>
              <w:rPr>
                <w:rFonts w:hint="eastAsia"/>
              </w:rPr>
              <w:t>一般</w:t>
            </w:r>
            <w:r>
              <w:rPr>
                <w:rFonts w:hint="eastAsia"/>
              </w:rPr>
              <w:t>512M</w:t>
            </w:r>
            <w:r>
              <w:rPr>
                <w:rFonts w:hint="eastAsia"/>
              </w:rPr>
              <w:t>够用</w:t>
            </w:r>
          </w:p>
        </w:tc>
        <w:tc>
          <w:tcPr>
            <w:tcW w:w="775" w:type="dxa"/>
          </w:tcPr>
          <w:p w14:paraId="5B2016BB" w14:textId="77777777" w:rsidR="00C7194B" w:rsidRDefault="00C7194B">
            <w:pPr>
              <w:widowControl/>
              <w:spacing w:line="26" w:lineRule="atLeast"/>
              <w:jc w:val="left"/>
            </w:pPr>
          </w:p>
        </w:tc>
        <w:tc>
          <w:tcPr>
            <w:tcW w:w="775" w:type="dxa"/>
          </w:tcPr>
          <w:p w14:paraId="7914DA3F" w14:textId="77777777" w:rsidR="00C7194B" w:rsidRDefault="00176B46">
            <w:pPr>
              <w:widowControl/>
              <w:spacing w:line="26" w:lineRule="atLeast"/>
              <w:jc w:val="left"/>
            </w:pPr>
            <w:r>
              <w:rPr>
                <w:rFonts w:hint="eastAsia"/>
              </w:rPr>
              <w:t>秒</w:t>
            </w:r>
          </w:p>
        </w:tc>
        <w:tc>
          <w:tcPr>
            <w:tcW w:w="775" w:type="dxa"/>
          </w:tcPr>
          <w:p w14:paraId="3005ACAE" w14:textId="77777777" w:rsidR="00C7194B" w:rsidRDefault="00C7194B">
            <w:pPr>
              <w:widowControl/>
              <w:spacing w:line="26" w:lineRule="atLeast"/>
              <w:jc w:val="left"/>
            </w:pPr>
          </w:p>
        </w:tc>
        <w:tc>
          <w:tcPr>
            <w:tcW w:w="775" w:type="dxa"/>
          </w:tcPr>
          <w:p w14:paraId="64BE6A8C" w14:textId="77777777" w:rsidR="00C7194B" w:rsidRDefault="00176B46">
            <w:pPr>
              <w:widowControl/>
              <w:spacing w:line="26" w:lineRule="atLeast"/>
              <w:jc w:val="left"/>
            </w:pPr>
            <w:r>
              <w:rPr>
                <w:rFonts w:hint="eastAsia"/>
              </w:rPr>
              <w:t>秒</w:t>
            </w:r>
          </w:p>
        </w:tc>
        <w:tc>
          <w:tcPr>
            <w:tcW w:w="775" w:type="dxa"/>
          </w:tcPr>
          <w:p w14:paraId="780A66CE" w14:textId="77777777" w:rsidR="00C7194B" w:rsidRDefault="00176B46">
            <w:pPr>
              <w:widowControl/>
              <w:spacing w:line="26" w:lineRule="atLeast"/>
              <w:jc w:val="left"/>
            </w:pPr>
            <w:r>
              <w:rPr>
                <w:rFonts w:hint="eastAsia"/>
              </w:rPr>
              <w:t>秒</w:t>
            </w:r>
          </w:p>
        </w:tc>
      </w:tr>
    </w:tbl>
    <w:p w14:paraId="03A4B4FD" w14:textId="77777777" w:rsidR="00C7194B" w:rsidRDefault="00176B46">
      <w:pPr>
        <w:rPr>
          <w:b/>
          <w:bCs/>
        </w:rPr>
      </w:pPr>
      <w:r>
        <w:rPr>
          <w:rFonts w:hint="eastAsia"/>
        </w:rPr>
        <w:t>一般</w:t>
      </w:r>
      <w:r>
        <w:rPr>
          <w:rFonts w:hint="eastAsia"/>
        </w:rPr>
        <w:t>full</w:t>
      </w:r>
      <w:r>
        <w:rPr>
          <w:rFonts w:hint="eastAsia"/>
        </w:rPr>
        <w:t>垃圾回收过于频繁，一般需要加大堆内存大小或优化程序。</w:t>
      </w:r>
    </w:p>
    <w:p w14:paraId="60C0008F" w14:textId="77777777" w:rsidR="00C7194B" w:rsidRDefault="00176B46">
      <w:pPr>
        <w:pStyle w:val="2"/>
        <w:numPr>
          <w:ilvl w:val="0"/>
          <w:numId w:val="4"/>
        </w:numPr>
      </w:pPr>
      <w:bookmarkStart w:id="7" w:name="_Toc10018475"/>
      <w:r>
        <w:rPr>
          <w:rFonts w:hint="eastAsia"/>
        </w:rPr>
        <w:t>制作</w:t>
      </w:r>
      <w:r>
        <w:t>线程</w:t>
      </w:r>
      <w:r>
        <w:t>dump</w:t>
      </w:r>
      <w:bookmarkEnd w:id="7"/>
    </w:p>
    <w:p w14:paraId="40E2660F" w14:textId="77777777" w:rsidR="00C7194B" w:rsidRDefault="00176B46">
      <w:pPr>
        <w:ind w:firstLine="420"/>
        <w:rPr>
          <w:color w:val="FF0000"/>
        </w:rPr>
      </w:pPr>
      <w:r>
        <w:rPr>
          <w:rFonts w:hint="eastAsia"/>
          <w:color w:val="FF0000"/>
        </w:rPr>
        <w:t>线程</w:t>
      </w:r>
      <w:r>
        <w:rPr>
          <w:rFonts w:hint="eastAsia"/>
          <w:color w:val="FF0000"/>
        </w:rPr>
        <w:t>dump</w:t>
      </w:r>
      <w:r>
        <w:rPr>
          <w:rFonts w:hint="eastAsia"/>
          <w:color w:val="FF0000"/>
        </w:rPr>
        <w:t>是分析所有服务</w:t>
      </w:r>
      <w:proofErr w:type="gramStart"/>
      <w:r>
        <w:rPr>
          <w:rFonts w:hint="eastAsia"/>
          <w:color w:val="FF0000"/>
        </w:rPr>
        <w:t>慢问题</w:t>
      </w:r>
      <w:proofErr w:type="gramEnd"/>
      <w:r>
        <w:rPr>
          <w:rFonts w:hint="eastAsia"/>
          <w:color w:val="FF0000"/>
        </w:rPr>
        <w:t>的首要方法，一般遇到服务卡都可先做线程</w:t>
      </w:r>
      <w:r>
        <w:rPr>
          <w:rFonts w:hint="eastAsia"/>
          <w:color w:val="FF0000"/>
        </w:rPr>
        <w:t>dump</w:t>
      </w:r>
      <w:r>
        <w:rPr>
          <w:rFonts w:hint="eastAsia"/>
          <w:color w:val="FF0000"/>
        </w:rPr>
        <w:t>再考虑重</w:t>
      </w:r>
      <w:proofErr w:type="gramStart"/>
      <w:r>
        <w:rPr>
          <w:rFonts w:hint="eastAsia"/>
          <w:color w:val="FF0000"/>
        </w:rPr>
        <w:t>启恢复</w:t>
      </w:r>
      <w:proofErr w:type="gramEnd"/>
      <w:r>
        <w:rPr>
          <w:rFonts w:hint="eastAsia"/>
          <w:color w:val="FF0000"/>
        </w:rPr>
        <w:t>服务。如果直接就重</w:t>
      </w:r>
      <w:proofErr w:type="gramStart"/>
      <w:r>
        <w:rPr>
          <w:rFonts w:hint="eastAsia"/>
          <w:color w:val="FF0000"/>
        </w:rPr>
        <w:t>启服务</w:t>
      </w:r>
      <w:proofErr w:type="gramEnd"/>
      <w:r>
        <w:rPr>
          <w:rFonts w:hint="eastAsia"/>
          <w:color w:val="FF0000"/>
        </w:rPr>
        <w:t>不留下分析日志，研发将无法提供任何优化协助。</w:t>
      </w:r>
    </w:p>
    <w:p w14:paraId="48722DCF" w14:textId="77777777" w:rsidR="00C7194B" w:rsidRDefault="00176B46">
      <w:pPr>
        <w:widowControl/>
        <w:spacing w:line="26" w:lineRule="atLeast"/>
        <w:ind w:firstLine="420"/>
        <w:jc w:val="left"/>
        <w:rPr>
          <w:rFonts w:ascii="宋体" w:eastAsia="宋体" w:hAnsi="宋体" w:cs="宋体"/>
          <w:b/>
          <w:bCs/>
          <w:kern w:val="0"/>
          <w:szCs w:val="21"/>
          <w:lang w:bidi="ar"/>
        </w:rPr>
      </w:pPr>
      <w:r>
        <w:rPr>
          <w:rFonts w:ascii="宋体" w:eastAsia="宋体" w:hAnsi="宋体" w:cs="宋体" w:hint="eastAsia"/>
          <w:b/>
          <w:bCs/>
          <w:kern w:val="0"/>
          <w:szCs w:val="21"/>
          <w:lang w:bidi="ar"/>
        </w:rPr>
        <w:t>Windows系统：</w:t>
      </w:r>
    </w:p>
    <w:p w14:paraId="5F54284D" w14:textId="77777777" w:rsidR="00C7194B" w:rsidRDefault="00176B46">
      <w:pPr>
        <w:widowControl/>
        <w:spacing w:line="26" w:lineRule="atLeast"/>
        <w:ind w:firstLine="420"/>
        <w:jc w:val="left"/>
        <w:rPr>
          <w:rFonts w:ascii="宋体" w:eastAsia="宋体" w:hAnsi="宋体" w:cs="宋体"/>
          <w:kern w:val="0"/>
          <w:szCs w:val="21"/>
          <w:lang w:bidi="ar"/>
        </w:rPr>
      </w:pPr>
      <w:r>
        <w:rPr>
          <w:rFonts w:ascii="宋体" w:eastAsia="宋体" w:hAnsi="宋体" w:cs="宋体" w:hint="eastAsia"/>
          <w:kern w:val="0"/>
          <w:szCs w:val="21"/>
          <w:lang w:bidi="ar"/>
        </w:rPr>
        <w:t>到</w:t>
      </w:r>
      <w:proofErr w:type="spellStart"/>
      <w:r>
        <w:rPr>
          <w:rFonts w:ascii="宋体" w:eastAsia="宋体" w:hAnsi="宋体" w:cs="宋体" w:hint="eastAsia"/>
          <w:kern w:val="0"/>
          <w:szCs w:val="21"/>
          <w:lang w:bidi="ar"/>
        </w:rPr>
        <w:t>jdk</w:t>
      </w:r>
      <w:proofErr w:type="spellEnd"/>
      <w:r>
        <w:rPr>
          <w:rFonts w:ascii="宋体" w:eastAsia="宋体" w:hAnsi="宋体" w:cs="宋体" w:hint="eastAsia"/>
          <w:kern w:val="0"/>
          <w:szCs w:val="21"/>
          <w:lang w:bidi="ar"/>
        </w:rPr>
        <w:t>安装目录下，找到</w:t>
      </w:r>
      <w:r>
        <w:rPr>
          <w:rFonts w:ascii="宋体" w:eastAsia="宋体" w:hAnsi="宋体" w:cs="宋体"/>
          <w:kern w:val="0"/>
          <w:szCs w:val="21"/>
          <w:lang w:bidi="ar"/>
        </w:rPr>
        <w:t>/bin</w:t>
      </w:r>
      <w:r>
        <w:rPr>
          <w:rFonts w:ascii="宋体" w:eastAsia="宋体" w:hAnsi="宋体" w:cs="宋体" w:hint="eastAsia"/>
          <w:kern w:val="0"/>
          <w:szCs w:val="21"/>
          <w:lang w:bidi="ar"/>
        </w:rPr>
        <w:t>/jvisualvm.exe文件，通过上述方法找到的</w:t>
      </w:r>
      <w:proofErr w:type="spellStart"/>
      <w:r>
        <w:rPr>
          <w:rFonts w:ascii="宋体" w:eastAsia="宋体" w:hAnsi="宋体" w:cs="宋体" w:hint="eastAsia"/>
          <w:kern w:val="0"/>
          <w:szCs w:val="21"/>
          <w:lang w:bidi="ar"/>
        </w:rPr>
        <w:t>pid</w:t>
      </w:r>
      <w:proofErr w:type="spellEnd"/>
      <w:r>
        <w:rPr>
          <w:rFonts w:ascii="宋体" w:eastAsia="宋体" w:hAnsi="宋体" w:cs="宋体" w:hint="eastAsia"/>
          <w:kern w:val="0"/>
          <w:szCs w:val="21"/>
          <w:lang w:bidi="ar"/>
        </w:rPr>
        <w:t>找到对应的虚拟机进程，右键菜单即可制作线程dump</w:t>
      </w:r>
      <w:proofErr w:type="gramStart"/>
      <w:r>
        <w:rPr>
          <w:rFonts w:ascii="宋体" w:eastAsia="宋体" w:hAnsi="宋体" w:cs="宋体" w:hint="eastAsia"/>
          <w:kern w:val="0"/>
          <w:szCs w:val="21"/>
          <w:lang w:bidi="ar"/>
        </w:rPr>
        <w:t>或堆</w:t>
      </w:r>
      <w:proofErr w:type="gramEnd"/>
      <w:r>
        <w:rPr>
          <w:rFonts w:ascii="宋体" w:eastAsia="宋体" w:hAnsi="宋体" w:cs="宋体" w:hint="eastAsia"/>
          <w:kern w:val="0"/>
          <w:szCs w:val="21"/>
          <w:lang w:bidi="ar"/>
        </w:rPr>
        <w:t>dump，线程dump用的比较多，做线程dump时间隔3-5s做一个，每次出问题做5个左右，将制作的线程dump发给研发分析。</w:t>
      </w:r>
    </w:p>
    <w:p w14:paraId="3A9B0477" w14:textId="77777777" w:rsidR="00C7194B" w:rsidRDefault="00176B46">
      <w:pPr>
        <w:widowControl/>
        <w:spacing w:line="26" w:lineRule="atLeast"/>
        <w:ind w:firstLine="420"/>
        <w:jc w:val="left"/>
      </w:pPr>
      <w:r>
        <w:rPr>
          <w:noProof/>
        </w:rPr>
        <w:lastRenderedPageBreak/>
        <w:drawing>
          <wp:inline distT="0" distB="0" distL="114300" distR="114300" wp14:anchorId="0A01E965" wp14:editId="0663885C">
            <wp:extent cx="3362325" cy="3467100"/>
            <wp:effectExtent l="0" t="0" r="9525"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3362325" cy="3467100"/>
                    </a:xfrm>
                    <a:prstGeom prst="rect">
                      <a:avLst/>
                    </a:prstGeom>
                    <a:noFill/>
                    <a:ln w="9525">
                      <a:noFill/>
                    </a:ln>
                  </pic:spPr>
                </pic:pic>
              </a:graphicData>
            </a:graphic>
          </wp:inline>
        </w:drawing>
      </w:r>
    </w:p>
    <w:p w14:paraId="680711AF" w14:textId="77777777" w:rsidR="00C7194B" w:rsidRDefault="00176B46">
      <w:pPr>
        <w:widowControl/>
        <w:spacing w:line="26" w:lineRule="atLeast"/>
        <w:ind w:firstLine="420"/>
        <w:jc w:val="left"/>
      </w:pPr>
      <w:r>
        <w:rPr>
          <w:rFonts w:hint="eastAsia"/>
        </w:rPr>
        <w:t>或者进入</w:t>
      </w:r>
      <w:proofErr w:type="spellStart"/>
      <w:r>
        <w:rPr>
          <w:rFonts w:hint="eastAsia"/>
        </w:rPr>
        <w:t>jdk</w:t>
      </w:r>
      <w:proofErr w:type="spellEnd"/>
      <w:r>
        <w:rPr>
          <w:rFonts w:hint="eastAsia"/>
        </w:rPr>
        <w:t>/bin</w:t>
      </w:r>
      <w:r>
        <w:rPr>
          <w:rFonts w:hint="eastAsia"/>
        </w:rPr>
        <w:t>目录下执行命令：</w:t>
      </w:r>
      <w:proofErr w:type="spellStart"/>
      <w:r>
        <w:rPr>
          <w:rFonts w:hint="eastAsia"/>
        </w:rPr>
        <w:t>jstack</w:t>
      </w:r>
      <w:proofErr w:type="spellEnd"/>
      <w:r>
        <w:rPr>
          <w:rFonts w:hint="eastAsia"/>
        </w:rPr>
        <w:t xml:space="preserve"> </w:t>
      </w:r>
      <w:proofErr w:type="spellStart"/>
      <w:r>
        <w:rPr>
          <w:rFonts w:hint="eastAsia"/>
        </w:rPr>
        <w:t>pid</w:t>
      </w:r>
      <w:proofErr w:type="spellEnd"/>
      <w:r>
        <w:rPr>
          <w:rFonts w:hint="eastAsia"/>
        </w:rPr>
        <w:t xml:space="preserve"> &gt;d:/1.txt</w:t>
      </w:r>
      <w:r w:rsidR="00545779">
        <w:rPr>
          <w:rFonts w:hint="eastAsia"/>
        </w:rPr>
        <w:t>（每次执行需要换名字）</w:t>
      </w:r>
    </w:p>
    <w:p w14:paraId="723E5936" w14:textId="77777777" w:rsidR="00545779" w:rsidRPr="00545779" w:rsidRDefault="00545779">
      <w:pPr>
        <w:widowControl/>
        <w:spacing w:line="26" w:lineRule="atLeast"/>
        <w:ind w:firstLine="420"/>
        <w:jc w:val="left"/>
      </w:pPr>
      <w:r>
        <w:rPr>
          <w:rFonts w:hint="eastAsia"/>
        </w:rPr>
        <w:t>或者进入</w:t>
      </w:r>
      <w:proofErr w:type="spellStart"/>
      <w:r>
        <w:rPr>
          <w:rFonts w:hint="eastAsia"/>
        </w:rPr>
        <w:t>jdk</w:t>
      </w:r>
      <w:proofErr w:type="spellEnd"/>
      <w:r>
        <w:rPr>
          <w:rFonts w:hint="eastAsia"/>
        </w:rPr>
        <w:t>/bin</w:t>
      </w:r>
      <w:r>
        <w:rPr>
          <w:rFonts w:hint="eastAsia"/>
        </w:rPr>
        <w:t>目录下执行命令：</w:t>
      </w:r>
      <w:proofErr w:type="spellStart"/>
      <w:r>
        <w:rPr>
          <w:rFonts w:hint="eastAsia"/>
        </w:rPr>
        <w:t>jstack</w:t>
      </w:r>
      <w:proofErr w:type="spellEnd"/>
      <w:r>
        <w:rPr>
          <w:rFonts w:hint="eastAsia"/>
        </w:rPr>
        <w:t xml:space="preserve"> </w:t>
      </w:r>
      <w:proofErr w:type="spellStart"/>
      <w:r>
        <w:rPr>
          <w:rFonts w:hint="eastAsia"/>
        </w:rPr>
        <w:t>pid</w:t>
      </w:r>
      <w:proofErr w:type="spellEnd"/>
      <w:r>
        <w:rPr>
          <w:rFonts w:hint="eastAsia"/>
        </w:rPr>
        <w:t xml:space="preserve"> &gt;&gt;d:/1.txt</w:t>
      </w:r>
      <w:r>
        <w:rPr>
          <w:rFonts w:hint="eastAsia"/>
        </w:rPr>
        <w:t>（每次执行不需要换名字）</w:t>
      </w:r>
    </w:p>
    <w:p w14:paraId="5CF1695F" w14:textId="77777777" w:rsidR="00C7194B" w:rsidRDefault="00176B46">
      <w:pPr>
        <w:widowControl/>
        <w:spacing w:line="26" w:lineRule="atLeast"/>
        <w:ind w:firstLine="420"/>
        <w:jc w:val="left"/>
        <w:rPr>
          <w:b/>
          <w:bCs/>
        </w:rPr>
      </w:pPr>
      <w:r>
        <w:rPr>
          <w:rFonts w:hint="eastAsia"/>
          <w:b/>
          <w:bCs/>
        </w:rPr>
        <w:t>Linux</w:t>
      </w:r>
      <w:r>
        <w:rPr>
          <w:rFonts w:hint="eastAsia"/>
          <w:b/>
          <w:bCs/>
        </w:rPr>
        <w:t>系统：</w:t>
      </w:r>
    </w:p>
    <w:p w14:paraId="34644BFC" w14:textId="77777777" w:rsidR="00C7194B" w:rsidRDefault="00176B46">
      <w:pPr>
        <w:widowControl/>
        <w:spacing w:line="26" w:lineRule="atLeast"/>
        <w:ind w:firstLine="420"/>
        <w:jc w:val="left"/>
      </w:pPr>
      <w:r>
        <w:rPr>
          <w:rFonts w:hint="eastAsia"/>
        </w:rPr>
        <w:t>第一步：先找</w:t>
      </w:r>
      <w:proofErr w:type="spellStart"/>
      <w:r>
        <w:rPr>
          <w:rFonts w:hint="eastAsia"/>
        </w:rPr>
        <w:t>jdk</w:t>
      </w:r>
      <w:proofErr w:type="spellEnd"/>
      <w:r>
        <w:rPr>
          <w:rFonts w:hint="eastAsia"/>
        </w:rPr>
        <w:t>安装路径：命令：</w:t>
      </w:r>
      <w:r>
        <w:rPr>
          <w:rFonts w:hint="eastAsia"/>
        </w:rPr>
        <w:t>echo $JAVA_HOME</w:t>
      </w:r>
    </w:p>
    <w:p w14:paraId="06C3E0A9" w14:textId="77777777" w:rsidR="00C7194B" w:rsidRDefault="00176B46">
      <w:pPr>
        <w:widowControl/>
        <w:spacing w:line="26" w:lineRule="atLeast"/>
        <w:ind w:firstLine="420"/>
        <w:jc w:val="left"/>
      </w:pPr>
      <w:r>
        <w:rPr>
          <w:rFonts w:hint="eastAsia"/>
        </w:rPr>
        <w:t>第二步：进入</w:t>
      </w:r>
      <w:proofErr w:type="spellStart"/>
      <w:r>
        <w:rPr>
          <w:rFonts w:hint="eastAsia"/>
        </w:rPr>
        <w:t>jdk</w:t>
      </w:r>
      <w:proofErr w:type="spellEnd"/>
      <w:r>
        <w:rPr>
          <w:rFonts w:hint="eastAsia"/>
        </w:rPr>
        <w:t>安装路径</w:t>
      </w:r>
      <w:r>
        <w:rPr>
          <w:rFonts w:hint="eastAsia"/>
        </w:rPr>
        <w:t> cd </w:t>
      </w:r>
      <w:r>
        <w:rPr>
          <w:rFonts w:hint="eastAsia"/>
        </w:rPr>
        <w:t>“路径”</w:t>
      </w:r>
    </w:p>
    <w:p w14:paraId="238E6C44" w14:textId="77777777" w:rsidR="00C7194B" w:rsidRDefault="00176B46">
      <w:pPr>
        <w:widowControl/>
        <w:spacing w:line="26" w:lineRule="atLeast"/>
        <w:ind w:firstLine="420"/>
        <w:jc w:val="left"/>
      </w:pPr>
      <w:r>
        <w:rPr>
          <w:rFonts w:hint="eastAsia"/>
        </w:rPr>
        <w:t>第三步：找</w:t>
      </w:r>
      <w:r>
        <w:rPr>
          <w:rFonts w:hint="eastAsia"/>
        </w:rPr>
        <w:t>bin</w:t>
      </w:r>
      <w:r>
        <w:rPr>
          <w:rFonts w:hint="eastAsia"/>
        </w:rPr>
        <w:t>文件夹下的</w:t>
      </w:r>
      <w:proofErr w:type="spellStart"/>
      <w:r>
        <w:rPr>
          <w:rFonts w:hint="eastAsia"/>
        </w:rPr>
        <w:t>jstack</w:t>
      </w:r>
      <w:proofErr w:type="spellEnd"/>
      <w:r>
        <w:rPr>
          <w:rFonts w:hint="eastAsia"/>
        </w:rPr>
        <w:t>文件</w:t>
      </w:r>
      <w:r>
        <w:rPr>
          <w:rFonts w:hint="eastAsia"/>
        </w:rPr>
        <w:t>   ls </w:t>
      </w:r>
    </w:p>
    <w:p w14:paraId="29DC4160" w14:textId="77777777" w:rsidR="00C7194B" w:rsidRDefault="00176B46">
      <w:pPr>
        <w:widowControl/>
        <w:spacing w:line="26" w:lineRule="atLeast"/>
        <w:ind w:firstLine="420"/>
        <w:jc w:val="left"/>
      </w:pPr>
      <w:r>
        <w:rPr>
          <w:rFonts w:hint="eastAsia"/>
        </w:rPr>
        <w:t>第四步：查找进程号</w:t>
      </w:r>
      <w:r>
        <w:rPr>
          <w:rFonts w:hint="eastAsia"/>
        </w:rPr>
        <w:t> </w:t>
      </w:r>
      <w:proofErr w:type="spellStart"/>
      <w:r>
        <w:rPr>
          <w:rFonts w:hint="eastAsia"/>
        </w:rPr>
        <w:t>ps</w:t>
      </w:r>
      <w:proofErr w:type="spellEnd"/>
      <w:r>
        <w:rPr>
          <w:rFonts w:hint="eastAsia"/>
        </w:rPr>
        <w:t> -</w:t>
      </w:r>
      <w:proofErr w:type="spellStart"/>
      <w:r>
        <w:rPr>
          <w:rFonts w:hint="eastAsia"/>
        </w:rPr>
        <w:t>ef|grep</w:t>
      </w:r>
      <w:proofErr w:type="spellEnd"/>
      <w:r>
        <w:rPr>
          <w:rFonts w:hint="eastAsia"/>
        </w:rPr>
        <w:t> java</w:t>
      </w:r>
    </w:p>
    <w:p w14:paraId="01C4BD18" w14:textId="77777777" w:rsidR="00C7194B" w:rsidRDefault="00176B46">
      <w:pPr>
        <w:widowControl/>
        <w:spacing w:line="26" w:lineRule="atLeast"/>
        <w:ind w:firstLine="420"/>
        <w:jc w:val="left"/>
      </w:pPr>
      <w:r>
        <w:rPr>
          <w:rFonts w:hint="eastAsia"/>
        </w:rPr>
        <w:t>第五步：运行此命令</w:t>
      </w:r>
      <w:r>
        <w:rPr>
          <w:rFonts w:hint="eastAsia"/>
        </w:rPr>
        <w:t>./</w:t>
      </w:r>
      <w:proofErr w:type="spellStart"/>
      <w:r>
        <w:rPr>
          <w:rFonts w:hint="eastAsia"/>
        </w:rPr>
        <w:t>jstack</w:t>
      </w:r>
      <w:proofErr w:type="spellEnd"/>
      <w:r>
        <w:rPr>
          <w:rFonts w:hint="eastAsia"/>
        </w:rPr>
        <w:t> </w:t>
      </w:r>
      <w:r>
        <w:rPr>
          <w:rFonts w:hint="eastAsia"/>
        </w:rPr>
        <w:t>“进程号”</w:t>
      </w:r>
      <w:r>
        <w:rPr>
          <w:rFonts w:hint="eastAsia"/>
        </w:rPr>
        <w:t> &gt;/home/</w:t>
      </w:r>
      <w:proofErr w:type="spellStart"/>
      <w:r>
        <w:rPr>
          <w:rFonts w:hint="eastAsia"/>
        </w:rPr>
        <w:t>appuser</w:t>
      </w:r>
      <w:proofErr w:type="spellEnd"/>
      <w:r>
        <w:rPr>
          <w:rFonts w:hint="eastAsia"/>
        </w:rPr>
        <w:t>/`date "+%H:%</w:t>
      </w:r>
      <w:proofErr w:type="gramStart"/>
      <w:r>
        <w:rPr>
          <w:rFonts w:hint="eastAsia"/>
        </w:rPr>
        <w:t>M:%</w:t>
      </w:r>
      <w:proofErr w:type="gramEnd"/>
      <w:r>
        <w:rPr>
          <w:rFonts w:hint="eastAsia"/>
        </w:rPr>
        <w:t>S:%N"`.txt</w:t>
      </w:r>
    </w:p>
    <w:p w14:paraId="7397048D" w14:textId="77777777" w:rsidR="00C7194B" w:rsidRDefault="00176B46">
      <w:pPr>
        <w:widowControl/>
        <w:spacing w:line="26" w:lineRule="atLeast"/>
        <w:ind w:firstLine="420"/>
        <w:jc w:val="left"/>
      </w:pPr>
      <w:r>
        <w:rPr>
          <w:rFonts w:hint="eastAsia"/>
        </w:rPr>
        <w:t>`date "+%H:%M:%S:%N"`.txt</w:t>
      </w:r>
      <w:r>
        <w:rPr>
          <w:rFonts w:hint="eastAsia"/>
        </w:rPr>
        <w:t>为以当前时间作为文件名。</w:t>
      </w:r>
    </w:p>
    <w:p w14:paraId="03969655" w14:textId="77777777" w:rsidR="00D9157A" w:rsidRDefault="007F17B9" w:rsidP="00D9157A">
      <w:pPr>
        <w:pStyle w:val="2"/>
        <w:numPr>
          <w:ilvl w:val="0"/>
          <w:numId w:val="4"/>
        </w:numPr>
      </w:pPr>
      <w:bookmarkStart w:id="8" w:name="_PS命令"/>
      <w:bookmarkStart w:id="9" w:name="_Toc10018476"/>
      <w:bookmarkEnd w:id="8"/>
      <w:r>
        <w:rPr>
          <w:rFonts w:hint="eastAsia"/>
        </w:rPr>
        <w:t>PS</w:t>
      </w:r>
      <w:r>
        <w:rPr>
          <w:rFonts w:hint="eastAsia"/>
        </w:rPr>
        <w:t>命令</w:t>
      </w:r>
      <w:r>
        <w:t xml:space="preserve"> </w:t>
      </w:r>
    </w:p>
    <w:p w14:paraId="4311DDB9" w14:textId="77777777" w:rsidR="00D9157A" w:rsidRDefault="00D66417" w:rsidP="00D9157A">
      <w:pPr>
        <w:pStyle w:val="aa"/>
        <w:ind w:left="420" w:firstLineChars="0" w:firstLine="0"/>
      </w:pPr>
      <w:r>
        <w:rPr>
          <w:rFonts w:hint="eastAsia"/>
        </w:rPr>
        <w:t>使用下面的命令可以查看当前系统中所有线程的所有进程的</w:t>
      </w:r>
      <w:r>
        <w:rPr>
          <w:rFonts w:hint="eastAsia"/>
        </w:rPr>
        <w:t>CPU</w:t>
      </w:r>
      <w:r>
        <w:rPr>
          <w:rFonts w:hint="eastAsia"/>
        </w:rPr>
        <w:t>使用情况</w:t>
      </w:r>
    </w:p>
    <w:tbl>
      <w:tblPr>
        <w:tblStyle w:val="a9"/>
        <w:tblW w:w="0" w:type="auto"/>
        <w:tblInd w:w="420" w:type="dxa"/>
        <w:shd w:val="clear" w:color="auto" w:fill="E7E6E6" w:themeFill="background2"/>
        <w:tblLook w:val="04A0" w:firstRow="1" w:lastRow="0" w:firstColumn="1" w:lastColumn="0" w:noHBand="0" w:noVBand="1"/>
      </w:tblPr>
      <w:tblGrid>
        <w:gridCol w:w="8102"/>
      </w:tblGrid>
      <w:tr w:rsidR="00D9157A" w14:paraId="37B70D99" w14:textId="77777777" w:rsidTr="00D9157A">
        <w:tc>
          <w:tcPr>
            <w:tcW w:w="8522" w:type="dxa"/>
            <w:shd w:val="clear" w:color="auto" w:fill="E7E6E6" w:themeFill="background2"/>
          </w:tcPr>
          <w:p w14:paraId="1F73C771" w14:textId="77777777" w:rsidR="00D9157A" w:rsidRDefault="00D9157A" w:rsidP="00D9157A">
            <w:pPr>
              <w:pStyle w:val="aa"/>
              <w:ind w:firstLineChars="0" w:firstLine="0"/>
            </w:pPr>
            <w:proofErr w:type="spellStart"/>
            <w:r w:rsidRPr="00D9157A">
              <w:t>ps</w:t>
            </w:r>
            <w:proofErr w:type="spellEnd"/>
            <w:r w:rsidRPr="00D9157A">
              <w:t xml:space="preserve"> H -</w:t>
            </w:r>
            <w:proofErr w:type="spellStart"/>
            <w:r w:rsidRPr="00D9157A">
              <w:t>eo</w:t>
            </w:r>
            <w:proofErr w:type="spellEnd"/>
            <w:r w:rsidRPr="00D9157A">
              <w:t xml:space="preserve"> </w:t>
            </w:r>
            <w:proofErr w:type="gramStart"/>
            <w:r w:rsidRPr="00D9157A">
              <w:t>user,pid</w:t>
            </w:r>
            <w:proofErr w:type="gramEnd"/>
            <w:r w:rsidRPr="00D9157A">
              <w:t>,ppid,tid,time,%</w:t>
            </w:r>
            <w:proofErr w:type="spellStart"/>
            <w:r w:rsidRPr="00D9157A">
              <w:t>cpu,cmd</w:t>
            </w:r>
            <w:proofErr w:type="spellEnd"/>
            <w:r w:rsidRPr="00D9157A">
              <w:t xml:space="preserve"> --sort=%</w:t>
            </w:r>
            <w:proofErr w:type="spellStart"/>
            <w:r w:rsidRPr="00D9157A">
              <w:t>cpu</w:t>
            </w:r>
            <w:proofErr w:type="spellEnd"/>
          </w:p>
        </w:tc>
      </w:tr>
    </w:tbl>
    <w:p w14:paraId="04916E5E" w14:textId="77777777" w:rsidR="00D9157A" w:rsidRDefault="00D9157A" w:rsidP="00D9157A">
      <w:pPr>
        <w:pStyle w:val="aa"/>
        <w:ind w:left="420" w:firstLineChars="0" w:firstLine="0"/>
      </w:pPr>
    </w:p>
    <w:p w14:paraId="5A43C013" w14:textId="77777777" w:rsidR="00D66417" w:rsidRDefault="00D66417" w:rsidP="00D9157A">
      <w:pPr>
        <w:pStyle w:val="aa"/>
        <w:ind w:left="420" w:firstLineChars="0" w:firstLine="0"/>
      </w:pPr>
      <w:r>
        <w:rPr>
          <w:rFonts w:hint="eastAsia"/>
        </w:rPr>
        <w:t>使用下面的命令可以查看当前系统中</w:t>
      </w:r>
      <w:r>
        <w:rPr>
          <w:rFonts w:hint="eastAsia"/>
        </w:rPr>
        <w:t>PID</w:t>
      </w:r>
      <w:r>
        <w:rPr>
          <w:rFonts w:hint="eastAsia"/>
        </w:rPr>
        <w:t>为“</w:t>
      </w:r>
      <w:r>
        <w:rPr>
          <w:rFonts w:hint="eastAsia"/>
        </w:rPr>
        <w:t>4</w:t>
      </w:r>
      <w:r>
        <w:t>8662</w:t>
      </w:r>
      <w:r>
        <w:rPr>
          <w:rFonts w:hint="eastAsia"/>
        </w:rPr>
        <w:t>”的所有进程的</w:t>
      </w:r>
      <w:r>
        <w:rPr>
          <w:rFonts w:hint="eastAsia"/>
        </w:rPr>
        <w:t>CPU</w:t>
      </w:r>
      <w:r>
        <w:rPr>
          <w:rFonts w:hint="eastAsia"/>
        </w:rPr>
        <w:t>使用情况，并输出到文件</w:t>
      </w:r>
      <w:r>
        <w:rPr>
          <w:rFonts w:hint="eastAsia"/>
        </w:rPr>
        <w:t>1</w:t>
      </w:r>
      <w:r>
        <w:t>.txt</w:t>
      </w:r>
      <w:r>
        <w:rPr>
          <w:rFonts w:hint="eastAsia"/>
        </w:rPr>
        <w:t>中</w:t>
      </w:r>
    </w:p>
    <w:tbl>
      <w:tblPr>
        <w:tblStyle w:val="a9"/>
        <w:tblW w:w="8102" w:type="dxa"/>
        <w:tblInd w:w="420" w:type="dxa"/>
        <w:shd w:val="clear" w:color="auto" w:fill="E7E6E6" w:themeFill="background2"/>
        <w:tblLook w:val="04A0" w:firstRow="1" w:lastRow="0" w:firstColumn="1" w:lastColumn="0" w:noHBand="0" w:noVBand="1"/>
      </w:tblPr>
      <w:tblGrid>
        <w:gridCol w:w="8102"/>
      </w:tblGrid>
      <w:tr w:rsidR="00D66417" w14:paraId="67859CD7" w14:textId="77777777" w:rsidTr="00D66417">
        <w:tc>
          <w:tcPr>
            <w:tcW w:w="8102" w:type="dxa"/>
            <w:shd w:val="clear" w:color="auto" w:fill="E7E6E6" w:themeFill="background2"/>
          </w:tcPr>
          <w:p w14:paraId="742C6E05" w14:textId="77777777" w:rsidR="00D66417" w:rsidRDefault="00D66417" w:rsidP="00D66417">
            <w:pPr>
              <w:pStyle w:val="aa"/>
              <w:ind w:firstLineChars="0" w:firstLine="0"/>
            </w:pPr>
            <w:proofErr w:type="spellStart"/>
            <w:r w:rsidRPr="00D9157A">
              <w:t>ps</w:t>
            </w:r>
            <w:proofErr w:type="spellEnd"/>
            <w:r w:rsidRPr="00D9157A">
              <w:t xml:space="preserve"> H -</w:t>
            </w:r>
            <w:proofErr w:type="spellStart"/>
            <w:r w:rsidRPr="00D9157A">
              <w:t>eo</w:t>
            </w:r>
            <w:proofErr w:type="spellEnd"/>
            <w:r w:rsidRPr="00D9157A">
              <w:t xml:space="preserve"> </w:t>
            </w:r>
            <w:proofErr w:type="gramStart"/>
            <w:r w:rsidRPr="00D9157A">
              <w:t>user,pid</w:t>
            </w:r>
            <w:proofErr w:type="gramEnd"/>
            <w:r w:rsidRPr="00D9157A">
              <w:t>,ppid,tid,time,%</w:t>
            </w:r>
            <w:proofErr w:type="spellStart"/>
            <w:r w:rsidRPr="00D9157A">
              <w:t>cpu,cmd</w:t>
            </w:r>
            <w:proofErr w:type="spellEnd"/>
            <w:r w:rsidRPr="00D9157A">
              <w:t xml:space="preserve"> --sort=%</w:t>
            </w:r>
            <w:proofErr w:type="spellStart"/>
            <w:r w:rsidRPr="00D9157A">
              <w:t>cpu</w:t>
            </w:r>
            <w:proofErr w:type="spellEnd"/>
            <w:r>
              <w:t xml:space="preserve"> </w:t>
            </w:r>
            <w:r>
              <w:rPr>
                <w:rFonts w:hint="eastAsia"/>
              </w:rPr>
              <w:t>|</w:t>
            </w:r>
            <w:r>
              <w:t xml:space="preserve"> </w:t>
            </w:r>
            <w:r w:rsidRPr="00D66417">
              <w:t>grep "48662" &gt;&gt;1</w:t>
            </w:r>
            <w:r>
              <w:t>.</w:t>
            </w:r>
            <w:r>
              <w:rPr>
                <w:rFonts w:hint="eastAsia"/>
              </w:rPr>
              <w:t>txt</w:t>
            </w:r>
          </w:p>
        </w:tc>
      </w:tr>
    </w:tbl>
    <w:p w14:paraId="0BDEDB05" w14:textId="77777777" w:rsidR="00C7194B" w:rsidRDefault="00176B46" w:rsidP="007A6FBB">
      <w:pPr>
        <w:pStyle w:val="2"/>
        <w:numPr>
          <w:ilvl w:val="0"/>
          <w:numId w:val="4"/>
        </w:numPr>
      </w:pPr>
      <w:r>
        <w:rPr>
          <w:rFonts w:hint="eastAsia"/>
        </w:rPr>
        <w:t>飞行记录</w:t>
      </w:r>
      <w:bookmarkEnd w:id="9"/>
    </w:p>
    <w:p w14:paraId="7F850C67" w14:textId="77777777" w:rsidR="00C7194B" w:rsidRDefault="00176B46">
      <w:pPr>
        <w:ind w:firstLine="420"/>
      </w:pPr>
      <w:r>
        <w:rPr>
          <w:rFonts w:hint="eastAsia"/>
        </w:rPr>
        <w:t>应用服务器所使用</w:t>
      </w:r>
      <w:proofErr w:type="spellStart"/>
      <w:r>
        <w:rPr>
          <w:rFonts w:hint="eastAsia"/>
        </w:rPr>
        <w:t>jdk</w:t>
      </w:r>
      <w:proofErr w:type="spellEnd"/>
      <w:r>
        <w:rPr>
          <w:rFonts w:hint="eastAsia"/>
        </w:rPr>
        <w:t>必须是</w:t>
      </w:r>
      <w:r>
        <w:rPr>
          <w:rFonts w:hint="eastAsia"/>
        </w:rPr>
        <w:t>1.7</w:t>
      </w:r>
      <w:r>
        <w:t>.4</w:t>
      </w:r>
      <w:r>
        <w:rPr>
          <w:rFonts w:hint="eastAsia"/>
        </w:rPr>
        <w:t>以上。飞行记录能够记录一段时间系统运行的主要日志，包括线程争用、内存耗用、垃圾回收、内存分配等情况。</w:t>
      </w:r>
    </w:p>
    <w:p w14:paraId="2E39D776" w14:textId="77777777" w:rsidR="00C7194B" w:rsidRDefault="00176B46">
      <w:pPr>
        <w:ind w:firstLine="420"/>
        <w:rPr>
          <w:b/>
          <w:bCs/>
        </w:rPr>
      </w:pPr>
      <w:r>
        <w:rPr>
          <w:rFonts w:hint="eastAsia"/>
          <w:b/>
          <w:bCs/>
        </w:rPr>
        <w:t>Windows</w:t>
      </w:r>
      <w:r>
        <w:rPr>
          <w:rFonts w:hint="eastAsia"/>
          <w:b/>
          <w:bCs/>
        </w:rPr>
        <w:t>系统：</w:t>
      </w:r>
    </w:p>
    <w:p w14:paraId="7C0B9012" w14:textId="77777777" w:rsidR="00C7194B" w:rsidRDefault="00176B46">
      <w:pPr>
        <w:ind w:firstLine="420"/>
      </w:pPr>
      <w:r>
        <w:rPr>
          <w:rFonts w:hint="eastAsia"/>
        </w:rPr>
        <w:t>可以使用</w:t>
      </w:r>
      <w:r>
        <w:rPr>
          <w:rFonts w:hint="eastAsia"/>
        </w:rPr>
        <w:t>java</w:t>
      </w:r>
      <w:r>
        <w:t>/bi</w:t>
      </w:r>
      <w:r>
        <w:rPr>
          <w:rFonts w:hint="eastAsia"/>
        </w:rPr>
        <w:t>n</w:t>
      </w:r>
      <w:r>
        <w:rPr>
          <w:rFonts w:hint="eastAsia"/>
        </w:rPr>
        <w:t>下的</w:t>
      </w:r>
      <w:r>
        <w:rPr>
          <w:rFonts w:hint="eastAsia"/>
        </w:rPr>
        <w:t>jmc.exe</w:t>
      </w:r>
      <w:r>
        <w:rPr>
          <w:rFonts w:hint="eastAsia"/>
        </w:rPr>
        <w:t>工具生成</w:t>
      </w:r>
    </w:p>
    <w:p w14:paraId="62A30A4F" w14:textId="77777777" w:rsidR="00C7194B" w:rsidRDefault="00176B46">
      <w:pPr>
        <w:ind w:firstLine="420"/>
        <w:rPr>
          <w:b/>
          <w:bCs/>
        </w:rPr>
      </w:pPr>
      <w:r>
        <w:rPr>
          <w:rFonts w:hint="eastAsia"/>
          <w:b/>
          <w:bCs/>
        </w:rPr>
        <w:lastRenderedPageBreak/>
        <w:t>Linux</w:t>
      </w:r>
      <w:r>
        <w:rPr>
          <w:rFonts w:hint="eastAsia"/>
          <w:b/>
          <w:bCs/>
        </w:rPr>
        <w:t>系统：</w:t>
      </w:r>
    </w:p>
    <w:p w14:paraId="23CF57A3" w14:textId="77777777" w:rsidR="00C7194B" w:rsidRDefault="00176B46">
      <w:pPr>
        <w:ind w:firstLine="420"/>
      </w:pPr>
      <w:r>
        <w:rPr>
          <w:rFonts w:hint="eastAsia"/>
        </w:rPr>
        <w:t>使用</w:t>
      </w:r>
      <w:proofErr w:type="spellStart"/>
      <w:r>
        <w:rPr>
          <w:rFonts w:hint="eastAsia"/>
        </w:rPr>
        <w:t>jcmd</w:t>
      </w:r>
      <w:proofErr w:type="spellEnd"/>
      <w:r>
        <w:rPr>
          <w:rFonts w:hint="eastAsia"/>
        </w:rPr>
        <w:t>命令可以生成，如下：</w:t>
      </w:r>
    </w:p>
    <w:p w14:paraId="6461C102" w14:textId="77777777" w:rsidR="00C7194B" w:rsidRDefault="00176B46">
      <w:pPr>
        <w:ind w:firstLine="420"/>
      </w:pPr>
      <w:proofErr w:type="gramStart"/>
      <w:r>
        <w:t>./</w:t>
      </w:r>
      <w:proofErr w:type="gramEnd"/>
      <w:r>
        <w:rPr>
          <w:rFonts w:hint="eastAsia"/>
        </w:rPr>
        <w:t>jcmd </w:t>
      </w:r>
      <w:r>
        <w:t>[</w:t>
      </w:r>
      <w:r>
        <w:rPr>
          <w:rFonts w:hint="eastAsia"/>
        </w:rPr>
        <w:t>pid</w:t>
      </w:r>
      <w:r>
        <w:t>]</w:t>
      </w:r>
      <w:r>
        <w:rPr>
          <w:rFonts w:hint="eastAsia"/>
        </w:rPr>
        <w:t> JFR.start delay=1s duration=60s name=serverRecording filename=recording_`date +%Y%m%d%H%M%S`.jfr settings=profile</w:t>
      </w:r>
    </w:p>
    <w:p w14:paraId="15365DCB" w14:textId="77777777" w:rsidR="00C7194B" w:rsidRDefault="00176B46">
      <w:pPr>
        <w:ind w:firstLine="420"/>
      </w:pPr>
      <w:r>
        <w:rPr>
          <w:rFonts w:hint="eastAsia"/>
        </w:rPr>
        <w:t>delay</w:t>
      </w:r>
      <w:r>
        <w:rPr>
          <w:rFonts w:hint="eastAsia"/>
        </w:rPr>
        <w:t>代表延迟时间；</w:t>
      </w:r>
    </w:p>
    <w:p w14:paraId="61B8F615" w14:textId="77777777" w:rsidR="00C7194B" w:rsidRDefault="00176B46">
      <w:pPr>
        <w:ind w:firstLine="420"/>
      </w:pPr>
      <w:r>
        <w:rPr>
          <w:rFonts w:hint="eastAsia"/>
        </w:rPr>
        <w:t>duration</w:t>
      </w:r>
      <w:r>
        <w:rPr>
          <w:rFonts w:hint="eastAsia"/>
        </w:rPr>
        <w:t>代表记录时长；</w:t>
      </w:r>
    </w:p>
    <w:p w14:paraId="0FC56C75" w14:textId="77777777" w:rsidR="00C7194B" w:rsidRDefault="00176B46">
      <w:pPr>
        <w:ind w:firstLine="420"/>
      </w:pPr>
      <w:r>
        <w:rPr>
          <w:rFonts w:hint="eastAsia"/>
        </w:rPr>
        <w:t>settings</w:t>
      </w:r>
      <w:r>
        <w:rPr>
          <w:rFonts w:hint="eastAsia"/>
        </w:rPr>
        <w:t>代表配置文件，配置文件默认有两个，一个是</w:t>
      </w:r>
      <w:proofErr w:type="spellStart"/>
      <w:r>
        <w:rPr>
          <w:rFonts w:hint="eastAsia"/>
        </w:rPr>
        <w:t>profile</w:t>
      </w:r>
      <w:r>
        <w:t>.jfc</w:t>
      </w:r>
      <w:proofErr w:type="spellEnd"/>
      <w:r>
        <w:rPr>
          <w:rFonts w:hint="eastAsia"/>
        </w:rPr>
        <w:t>，一个是</w:t>
      </w:r>
      <w:proofErr w:type="spellStart"/>
      <w:r>
        <w:rPr>
          <w:rFonts w:hint="eastAsia"/>
        </w:rPr>
        <w:t>default</w:t>
      </w:r>
      <w:r>
        <w:t>.jfc</w:t>
      </w:r>
      <w:proofErr w:type="spellEnd"/>
      <w:r>
        <w:rPr>
          <w:rFonts w:hint="eastAsia"/>
        </w:rPr>
        <w:t>，如果不加</w:t>
      </w:r>
      <w:r>
        <w:rPr>
          <w:rFonts w:hint="eastAsia"/>
        </w:rPr>
        <w:t>settings</w:t>
      </w:r>
      <w:r>
        <w:rPr>
          <w:rFonts w:hint="eastAsia"/>
        </w:rPr>
        <w:t>，默认使用</w:t>
      </w:r>
      <w:proofErr w:type="spellStart"/>
      <w:r>
        <w:rPr>
          <w:rFonts w:hint="eastAsia"/>
        </w:rPr>
        <w:t>default</w:t>
      </w:r>
      <w:r>
        <w:t>.jfc</w:t>
      </w:r>
      <w:proofErr w:type="spellEnd"/>
      <w:r>
        <w:rPr>
          <w:rFonts w:hint="eastAsia"/>
        </w:rPr>
        <w:t>，</w:t>
      </w:r>
      <w:proofErr w:type="spellStart"/>
      <w:r>
        <w:rPr>
          <w:rFonts w:hint="eastAsia"/>
        </w:rPr>
        <w:t>default</w:t>
      </w:r>
      <w:r>
        <w:t>.jfc</w:t>
      </w:r>
      <w:proofErr w:type="spellEnd"/>
      <w:r>
        <w:rPr>
          <w:rFonts w:hint="eastAsia"/>
        </w:rPr>
        <w:t>中记录事件较少，</w:t>
      </w:r>
      <w:proofErr w:type="spellStart"/>
      <w:r>
        <w:rPr>
          <w:rFonts w:hint="eastAsia"/>
        </w:rPr>
        <w:t>profile</w:t>
      </w:r>
      <w:r>
        <w:t>.jfc</w:t>
      </w:r>
      <w:proofErr w:type="spellEnd"/>
      <w:r>
        <w:rPr>
          <w:rFonts w:hint="eastAsia"/>
        </w:rPr>
        <w:t>中记录事件较多，一般使用</w:t>
      </w:r>
      <w:proofErr w:type="spellStart"/>
      <w:r>
        <w:rPr>
          <w:rFonts w:hint="eastAsia"/>
        </w:rPr>
        <w:t>profile</w:t>
      </w:r>
      <w:r>
        <w:t>.jfc</w:t>
      </w:r>
      <w:proofErr w:type="spellEnd"/>
      <w:r>
        <w:rPr>
          <w:rFonts w:hint="eastAsia"/>
        </w:rPr>
        <w:t>就可以满足一般场景了，这两个</w:t>
      </w:r>
      <w:proofErr w:type="spellStart"/>
      <w:r>
        <w:rPr>
          <w:rFonts w:hint="eastAsia"/>
        </w:rPr>
        <w:t>jfc</w:t>
      </w:r>
      <w:proofErr w:type="spellEnd"/>
      <w:r>
        <w:rPr>
          <w:rFonts w:hint="eastAsia"/>
        </w:rPr>
        <w:t>文件默认在</w:t>
      </w:r>
      <w:proofErr w:type="spellStart"/>
      <w:r>
        <w:rPr>
          <w:rFonts w:hint="eastAsia"/>
        </w:rPr>
        <w:t>jre</w:t>
      </w:r>
      <w:proofErr w:type="spellEnd"/>
      <w:r>
        <w:t>\lib\</w:t>
      </w:r>
      <w:proofErr w:type="spellStart"/>
      <w:r>
        <w:t>jfr</w:t>
      </w:r>
      <w:proofErr w:type="spellEnd"/>
      <w:r>
        <w:rPr>
          <w:rFonts w:hint="eastAsia"/>
        </w:rPr>
        <w:t>下，可针对个性化场景增加或删减事件；</w:t>
      </w:r>
    </w:p>
    <w:p w14:paraId="23DE7C67" w14:textId="77777777" w:rsidR="00C7194B" w:rsidRDefault="00176B46" w:rsidP="007A6FBB">
      <w:pPr>
        <w:pStyle w:val="2"/>
        <w:numPr>
          <w:ilvl w:val="0"/>
          <w:numId w:val="4"/>
        </w:numPr>
      </w:pPr>
      <w:bookmarkStart w:id="10" w:name="_Toc10018477"/>
      <w:r>
        <w:rPr>
          <w:rFonts w:hint="eastAsia"/>
        </w:rPr>
        <w:t>制作</w:t>
      </w:r>
      <w:r>
        <w:t>堆</w:t>
      </w:r>
      <w:r>
        <w:t>dump</w:t>
      </w:r>
      <w:bookmarkEnd w:id="10"/>
    </w:p>
    <w:p w14:paraId="2957423A" w14:textId="77777777" w:rsidR="00C7194B" w:rsidRDefault="00176B46">
      <w:pPr>
        <w:widowControl/>
        <w:spacing w:line="26" w:lineRule="atLeast"/>
        <w:ind w:firstLine="420"/>
        <w:jc w:val="left"/>
        <w:rPr>
          <w:rFonts w:ascii="宋体" w:eastAsia="宋体" w:hAnsi="宋体" w:cs="宋体"/>
          <w:kern w:val="0"/>
          <w:szCs w:val="21"/>
          <w:lang w:bidi="ar"/>
        </w:rPr>
      </w:pPr>
      <w:r>
        <w:rPr>
          <w:rFonts w:ascii="宋体" w:eastAsia="宋体" w:hAnsi="宋体" w:cs="宋体" w:hint="eastAsia"/>
          <w:kern w:val="0"/>
          <w:szCs w:val="21"/>
          <w:lang w:bidi="ar"/>
        </w:rPr>
        <w:t>堆dump</w:t>
      </w:r>
      <w:r>
        <w:rPr>
          <w:rFonts w:ascii="宋体" w:eastAsia="宋体" w:hAnsi="宋体" w:cs="宋体"/>
          <w:kern w:val="0"/>
          <w:szCs w:val="21"/>
          <w:lang w:bidi="ar"/>
        </w:rPr>
        <w:t>文件会比较大，一般约等于当时堆内存占用大小</w:t>
      </w:r>
      <w:r>
        <w:rPr>
          <w:rFonts w:ascii="宋体" w:eastAsia="宋体" w:hAnsi="宋体" w:cs="宋体" w:hint="eastAsia"/>
          <w:kern w:val="0"/>
          <w:szCs w:val="21"/>
          <w:lang w:bidi="ar"/>
        </w:rPr>
        <w:t>，一般都是几十个G。堆dump中记录了当前虚拟机中内存情况，可用于分析内存泄露等情况。</w:t>
      </w:r>
    </w:p>
    <w:p w14:paraId="13947780" w14:textId="77777777" w:rsidR="00C7194B" w:rsidRDefault="00176B46">
      <w:pPr>
        <w:widowControl/>
        <w:spacing w:line="26" w:lineRule="atLeast"/>
        <w:ind w:firstLine="420"/>
        <w:jc w:val="left"/>
        <w:rPr>
          <w:b/>
          <w:bCs/>
        </w:rPr>
      </w:pPr>
      <w:r>
        <w:rPr>
          <w:rFonts w:hint="eastAsia"/>
          <w:b/>
          <w:bCs/>
        </w:rPr>
        <w:t>Windows</w:t>
      </w:r>
      <w:r>
        <w:rPr>
          <w:rFonts w:hint="eastAsia"/>
          <w:b/>
          <w:bCs/>
        </w:rPr>
        <w:t>系统：</w:t>
      </w:r>
    </w:p>
    <w:p w14:paraId="41B92777" w14:textId="77777777" w:rsidR="00C7194B" w:rsidRDefault="00176B46">
      <w:pPr>
        <w:widowControl/>
        <w:spacing w:line="26" w:lineRule="atLeast"/>
        <w:ind w:firstLine="420"/>
        <w:jc w:val="left"/>
      </w:pPr>
      <w:r>
        <w:rPr>
          <w:rFonts w:hint="eastAsia"/>
        </w:rPr>
        <w:t>可以使用</w:t>
      </w:r>
      <w:r>
        <w:rPr>
          <w:rFonts w:hint="eastAsia"/>
        </w:rPr>
        <w:t>java</w:t>
      </w:r>
      <w:r>
        <w:t>/bi</w:t>
      </w:r>
      <w:r>
        <w:rPr>
          <w:rFonts w:hint="eastAsia"/>
        </w:rPr>
        <w:t>n</w:t>
      </w:r>
      <w:r>
        <w:rPr>
          <w:rFonts w:hint="eastAsia"/>
        </w:rPr>
        <w:t>下的</w:t>
      </w:r>
      <w:r>
        <w:t>jvisualvm</w:t>
      </w:r>
      <w:r>
        <w:rPr>
          <w:rFonts w:hint="eastAsia"/>
        </w:rPr>
        <w:t>.exe</w:t>
      </w:r>
      <w:r>
        <w:rPr>
          <w:rFonts w:hint="eastAsia"/>
        </w:rPr>
        <w:t>工具生成</w:t>
      </w:r>
    </w:p>
    <w:p w14:paraId="772BE262" w14:textId="77777777" w:rsidR="00C7194B" w:rsidRDefault="00176B46">
      <w:pPr>
        <w:widowControl/>
        <w:spacing w:line="26" w:lineRule="atLeast"/>
        <w:ind w:firstLine="420"/>
        <w:jc w:val="left"/>
        <w:rPr>
          <w:b/>
          <w:bCs/>
        </w:rPr>
      </w:pPr>
      <w:r>
        <w:rPr>
          <w:rFonts w:hint="eastAsia"/>
          <w:b/>
          <w:bCs/>
        </w:rPr>
        <w:t>Linux</w:t>
      </w:r>
      <w:r>
        <w:rPr>
          <w:rFonts w:hint="eastAsia"/>
          <w:b/>
          <w:bCs/>
        </w:rPr>
        <w:t>系统：</w:t>
      </w:r>
    </w:p>
    <w:p w14:paraId="6998C7DB" w14:textId="77777777" w:rsidR="00C7194B" w:rsidRDefault="00176B46">
      <w:pPr>
        <w:widowControl/>
        <w:spacing w:line="26" w:lineRule="atLeast"/>
        <w:ind w:firstLine="420"/>
        <w:jc w:val="left"/>
      </w:pPr>
      <w:r>
        <w:rPr>
          <w:rFonts w:hint="eastAsia"/>
        </w:rPr>
        <w:t>使用</w:t>
      </w:r>
      <w:proofErr w:type="spellStart"/>
      <w:r>
        <w:rPr>
          <w:rFonts w:hint="eastAsia"/>
        </w:rPr>
        <w:t>jmap</w:t>
      </w:r>
      <w:proofErr w:type="spellEnd"/>
      <w:r>
        <w:rPr>
          <w:rFonts w:hint="eastAsia"/>
        </w:rPr>
        <w:t>命令生成，如下：</w:t>
      </w:r>
    </w:p>
    <w:p w14:paraId="2537F8F2" w14:textId="7EB19C1D" w:rsidR="00C7194B" w:rsidRDefault="00176B46">
      <w:pPr>
        <w:widowControl/>
        <w:spacing w:line="26" w:lineRule="atLeast"/>
        <w:ind w:firstLine="420"/>
        <w:jc w:val="left"/>
      </w:pPr>
      <w:proofErr w:type="gramStart"/>
      <w:r>
        <w:rPr>
          <w:rFonts w:hint="eastAsia"/>
        </w:rPr>
        <w:t>.</w:t>
      </w:r>
      <w:r>
        <w:t>/</w:t>
      </w:r>
      <w:proofErr w:type="spellStart"/>
      <w:proofErr w:type="gramEnd"/>
      <w:r>
        <w:t>jmap</w:t>
      </w:r>
      <w:proofErr w:type="spellEnd"/>
      <w:r>
        <w:t xml:space="preserve"> </w:t>
      </w:r>
      <w:del w:id="11" w:author="杨自明" w:date="2020-05-15T19:53:00Z">
        <w:r w:rsidDel="009761C1">
          <w:delText>[pid]</w:delText>
        </w:r>
      </w:del>
      <w:r>
        <w:t xml:space="preserve"> -</w:t>
      </w:r>
      <w:proofErr w:type="spellStart"/>
      <w:r>
        <w:t>dump:live,format</w:t>
      </w:r>
      <w:proofErr w:type="spellEnd"/>
      <w:r>
        <w:t>=</w:t>
      </w:r>
      <w:proofErr w:type="spellStart"/>
      <w:r>
        <w:t>b</w:t>
      </w:r>
      <w:r w:rsidR="00462131">
        <w:rPr>
          <w:rFonts w:hint="eastAsia"/>
        </w:rPr>
        <w:t>,</w:t>
      </w:r>
      <w:r>
        <w:t>file</w:t>
      </w:r>
      <w:proofErr w:type="spellEnd"/>
      <w:r>
        <w:t>=</w:t>
      </w:r>
      <w:proofErr w:type="spellStart"/>
      <w:r>
        <w:t>dumpfile.hprof</w:t>
      </w:r>
      <w:proofErr w:type="spellEnd"/>
      <w:ins w:id="12" w:author="杨自明" w:date="2020-05-15T19:53:00Z">
        <w:r w:rsidR="009761C1">
          <w:t xml:space="preserve"> [</w:t>
        </w:r>
        <w:proofErr w:type="spellStart"/>
        <w:r w:rsidR="009761C1">
          <w:t>pid</w:t>
        </w:r>
        <w:proofErr w:type="spellEnd"/>
        <w:r w:rsidR="009761C1">
          <w:t>]</w:t>
        </w:r>
      </w:ins>
    </w:p>
    <w:p w14:paraId="6F563454" w14:textId="77777777" w:rsidR="00C7194B" w:rsidRDefault="00176B46" w:rsidP="007A6FBB">
      <w:pPr>
        <w:pStyle w:val="2"/>
        <w:numPr>
          <w:ilvl w:val="0"/>
          <w:numId w:val="4"/>
        </w:numPr>
      </w:pPr>
      <w:bookmarkStart w:id="13" w:name="_Toc10018478"/>
      <w:r>
        <w:t>数据库</w:t>
      </w:r>
      <w:proofErr w:type="spellStart"/>
      <w:r>
        <w:t>awr</w:t>
      </w:r>
      <w:proofErr w:type="spellEnd"/>
      <w:r>
        <w:rPr>
          <w:rFonts w:hint="eastAsia"/>
        </w:rPr>
        <w:t>文件</w:t>
      </w:r>
      <w:r>
        <w:t>（</w:t>
      </w:r>
      <w:r>
        <w:t>oracle</w:t>
      </w:r>
      <w:r>
        <w:t>）</w:t>
      </w:r>
      <w:bookmarkEnd w:id="13"/>
    </w:p>
    <w:p w14:paraId="5922613E" w14:textId="77777777" w:rsidR="00C7194B" w:rsidRDefault="00176B46">
      <w:pPr>
        <w:widowControl/>
        <w:spacing w:line="26" w:lineRule="atLeast"/>
        <w:ind w:firstLine="420"/>
        <w:jc w:val="left"/>
        <w:rPr>
          <w:rFonts w:ascii="宋体" w:eastAsia="宋体" w:hAnsi="宋体" w:cs="宋体"/>
          <w:kern w:val="0"/>
          <w:szCs w:val="21"/>
          <w:lang w:bidi="ar"/>
        </w:rPr>
      </w:pPr>
      <w:r>
        <w:rPr>
          <w:rFonts w:ascii="宋体" w:eastAsia="宋体" w:hAnsi="宋体" w:cs="宋体" w:hint="eastAsia"/>
          <w:kern w:val="0"/>
          <w:szCs w:val="21"/>
          <w:lang w:bidi="ar"/>
        </w:rPr>
        <w:t>如果从开发分析线程dump反馈效率问题都在数据库端，则可从现场提供</w:t>
      </w:r>
      <w:proofErr w:type="spellStart"/>
      <w:r>
        <w:rPr>
          <w:rFonts w:ascii="宋体" w:eastAsia="宋体" w:hAnsi="宋体" w:cs="宋体" w:hint="eastAsia"/>
          <w:kern w:val="0"/>
          <w:szCs w:val="21"/>
          <w:lang w:bidi="ar"/>
        </w:rPr>
        <w:t>awr</w:t>
      </w:r>
      <w:proofErr w:type="spellEnd"/>
      <w:r>
        <w:rPr>
          <w:rFonts w:ascii="宋体" w:eastAsia="宋体" w:hAnsi="宋体" w:cs="宋体" w:hint="eastAsia"/>
          <w:kern w:val="0"/>
          <w:szCs w:val="21"/>
          <w:lang w:bidi="ar"/>
        </w:rPr>
        <w:t>分析。一般用于分析数据库一段时间内的运行情况，慢的</w:t>
      </w:r>
      <w:proofErr w:type="spellStart"/>
      <w:r>
        <w:rPr>
          <w:rFonts w:ascii="宋体" w:eastAsia="宋体" w:hAnsi="宋体" w:cs="宋体" w:hint="eastAsia"/>
          <w:kern w:val="0"/>
          <w:szCs w:val="21"/>
          <w:lang w:bidi="ar"/>
        </w:rPr>
        <w:t>sql</w:t>
      </w:r>
      <w:proofErr w:type="spellEnd"/>
      <w:r>
        <w:rPr>
          <w:rFonts w:ascii="宋体" w:eastAsia="宋体" w:hAnsi="宋体" w:cs="宋体" w:hint="eastAsia"/>
          <w:kern w:val="0"/>
          <w:szCs w:val="21"/>
          <w:lang w:bidi="ar"/>
        </w:rPr>
        <w:t>语句等。</w:t>
      </w:r>
    </w:p>
    <w:p w14:paraId="16F96290" w14:textId="77777777" w:rsidR="00C7194B" w:rsidRDefault="00176B46">
      <w:pPr>
        <w:widowControl/>
        <w:spacing w:line="26" w:lineRule="atLeast"/>
        <w:ind w:firstLine="420"/>
        <w:jc w:val="left"/>
        <w:rPr>
          <w:rFonts w:ascii="宋体" w:eastAsia="宋体" w:hAnsi="宋体" w:cs="宋体"/>
          <w:kern w:val="0"/>
          <w:sz w:val="28"/>
          <w:szCs w:val="28"/>
          <w:lang w:bidi="ar"/>
        </w:rPr>
      </w:pPr>
      <w:proofErr w:type="spellStart"/>
      <w:r>
        <w:rPr>
          <w:rFonts w:ascii="宋体" w:eastAsia="宋体" w:hAnsi="宋体" w:cs="宋体" w:hint="eastAsia"/>
          <w:kern w:val="0"/>
          <w:sz w:val="28"/>
          <w:szCs w:val="28"/>
          <w:lang w:bidi="ar"/>
        </w:rPr>
        <w:t>awr</w:t>
      </w:r>
      <w:proofErr w:type="spellEnd"/>
      <w:r>
        <w:rPr>
          <w:rFonts w:ascii="宋体" w:eastAsia="宋体" w:hAnsi="宋体" w:cs="宋体" w:hint="eastAsia"/>
          <w:kern w:val="0"/>
          <w:sz w:val="28"/>
          <w:szCs w:val="28"/>
          <w:lang w:bidi="ar"/>
        </w:rPr>
        <w:t>文件制作步骤：</w:t>
      </w:r>
    </w:p>
    <w:p w14:paraId="7846FC62" w14:textId="77777777" w:rsidR="00C7194B" w:rsidRDefault="00176B46">
      <w:pPr>
        <w:widowControl/>
        <w:spacing w:line="26" w:lineRule="atLeast"/>
        <w:ind w:firstLine="420"/>
        <w:jc w:val="left"/>
        <w:rPr>
          <w:szCs w:val="21"/>
        </w:rPr>
      </w:pPr>
      <w:r>
        <w:rPr>
          <w:rFonts w:ascii="宋体" w:eastAsia="宋体" w:hAnsi="宋体" w:cs="宋体"/>
          <w:kern w:val="0"/>
          <w:szCs w:val="21"/>
          <w:lang w:bidi="ar"/>
        </w:rPr>
        <w:t>一、以</w:t>
      </w:r>
      <w:hyperlink r:id="rId14" w:history="1">
        <w:r>
          <w:rPr>
            <w:rStyle w:val="a8"/>
            <w:rFonts w:ascii="宋体" w:eastAsia="宋体" w:hAnsi="宋体" w:cs="宋体"/>
            <w:b/>
            <w:color w:val="DF3434"/>
            <w:szCs w:val="21"/>
            <w:u w:val="single"/>
          </w:rPr>
          <w:t>Oracle</w:t>
        </w:r>
      </w:hyperlink>
      <w:r>
        <w:rPr>
          <w:rFonts w:ascii="宋体" w:eastAsia="宋体" w:hAnsi="宋体" w:cs="宋体"/>
          <w:kern w:val="0"/>
          <w:szCs w:val="21"/>
          <w:lang w:bidi="ar"/>
        </w:rPr>
        <w:t>用户登录到</w:t>
      </w:r>
      <w:r w:rsidR="005434D6">
        <w:fldChar w:fldCharType="begin"/>
      </w:r>
      <w:r w:rsidR="005434D6">
        <w:instrText xml:space="preserve"> HYPERLINK "http://lib.csdn.net/base/mysql" </w:instrText>
      </w:r>
      <w:r w:rsidR="005434D6">
        <w:fldChar w:fldCharType="separate"/>
      </w:r>
      <w:r>
        <w:rPr>
          <w:rStyle w:val="a8"/>
          <w:rFonts w:ascii="宋体" w:eastAsia="宋体" w:hAnsi="宋体" w:cs="宋体"/>
          <w:b/>
          <w:color w:val="DF3434"/>
          <w:szCs w:val="21"/>
          <w:u w:val="single"/>
        </w:rPr>
        <w:t>数据库</w:t>
      </w:r>
      <w:r w:rsidR="005434D6">
        <w:rPr>
          <w:rStyle w:val="a8"/>
          <w:rFonts w:ascii="宋体" w:eastAsia="宋体" w:hAnsi="宋体" w:cs="宋体"/>
          <w:b/>
          <w:color w:val="DF3434"/>
          <w:szCs w:val="21"/>
          <w:u w:val="single"/>
        </w:rPr>
        <w:fldChar w:fldCharType="end"/>
      </w:r>
      <w:r>
        <w:rPr>
          <w:rFonts w:ascii="宋体" w:eastAsia="宋体" w:hAnsi="宋体" w:cs="宋体"/>
          <w:kern w:val="0"/>
          <w:szCs w:val="21"/>
          <w:lang w:bidi="ar"/>
        </w:rPr>
        <w:t>服务器</w:t>
      </w:r>
    </w:p>
    <w:p w14:paraId="564D4625" w14:textId="77777777" w:rsidR="00C7194B" w:rsidRDefault="00176B46">
      <w:pPr>
        <w:widowControl/>
        <w:ind w:firstLine="420"/>
        <w:jc w:val="left"/>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14:anchorId="3372DB88" wp14:editId="585CCD64">
            <wp:extent cx="2219325" cy="352425"/>
            <wp:effectExtent l="0" t="0" r="9525" b="952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15"/>
                    <a:stretch>
                      <a:fillRect/>
                    </a:stretch>
                  </pic:blipFill>
                  <pic:spPr>
                    <a:xfrm>
                      <a:off x="0" y="0"/>
                      <a:ext cx="2219325" cy="352425"/>
                    </a:xfrm>
                    <a:prstGeom prst="rect">
                      <a:avLst/>
                    </a:prstGeom>
                    <a:noFill/>
                    <a:ln w="9525">
                      <a:noFill/>
                    </a:ln>
                  </pic:spPr>
                </pic:pic>
              </a:graphicData>
            </a:graphic>
          </wp:inline>
        </w:drawing>
      </w:r>
    </w:p>
    <w:p w14:paraId="6D88CDBC" w14:textId="77777777" w:rsidR="00C7194B" w:rsidRDefault="00C7194B">
      <w:pPr>
        <w:widowControl/>
        <w:ind w:firstLine="420"/>
        <w:jc w:val="left"/>
        <w:rPr>
          <w:rFonts w:ascii="宋体" w:eastAsia="宋体" w:hAnsi="宋体" w:cs="宋体"/>
          <w:kern w:val="0"/>
          <w:sz w:val="24"/>
          <w:lang w:bidi="ar"/>
        </w:rPr>
      </w:pPr>
    </w:p>
    <w:p w14:paraId="34498C66" w14:textId="77777777" w:rsidR="00C7194B" w:rsidRDefault="00176B46">
      <w:pPr>
        <w:widowControl/>
        <w:spacing w:line="26" w:lineRule="atLeast"/>
        <w:ind w:firstLine="420"/>
        <w:jc w:val="left"/>
        <w:rPr>
          <w:szCs w:val="21"/>
        </w:rPr>
      </w:pPr>
      <w:r>
        <w:rPr>
          <w:rFonts w:ascii="宋体" w:eastAsia="宋体" w:hAnsi="宋体" w:cs="宋体"/>
          <w:kern w:val="0"/>
          <w:szCs w:val="21"/>
          <w:lang w:bidi="ar"/>
        </w:rPr>
        <w:t>二、进入SQLPLUS</w:t>
      </w:r>
    </w:p>
    <w:p w14:paraId="049BFC80" w14:textId="77777777" w:rsidR="00C7194B" w:rsidRDefault="00176B46">
      <w:pPr>
        <w:widowControl/>
        <w:ind w:firstLine="420"/>
        <w:jc w:val="left"/>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14:anchorId="7B405F20" wp14:editId="6F8E3ABE">
            <wp:extent cx="2876550" cy="228600"/>
            <wp:effectExtent l="0" t="0" r="0" b="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16"/>
                    <a:stretch>
                      <a:fillRect/>
                    </a:stretch>
                  </pic:blipFill>
                  <pic:spPr>
                    <a:xfrm>
                      <a:off x="0" y="0"/>
                      <a:ext cx="2876550" cy="228600"/>
                    </a:xfrm>
                    <a:prstGeom prst="rect">
                      <a:avLst/>
                    </a:prstGeom>
                    <a:noFill/>
                    <a:ln w="9525">
                      <a:noFill/>
                    </a:ln>
                  </pic:spPr>
                </pic:pic>
              </a:graphicData>
            </a:graphic>
          </wp:inline>
        </w:drawing>
      </w:r>
    </w:p>
    <w:p w14:paraId="6F326D00" w14:textId="77777777" w:rsidR="00C7194B" w:rsidRDefault="00C7194B">
      <w:pPr>
        <w:widowControl/>
        <w:ind w:firstLine="420"/>
        <w:jc w:val="left"/>
        <w:rPr>
          <w:rFonts w:ascii="宋体" w:eastAsia="宋体" w:hAnsi="宋体" w:cs="宋体"/>
          <w:kern w:val="0"/>
          <w:sz w:val="24"/>
          <w:lang w:bidi="ar"/>
        </w:rPr>
      </w:pPr>
    </w:p>
    <w:p w14:paraId="7C8C832C" w14:textId="77777777" w:rsidR="00C7194B" w:rsidRDefault="00176B46">
      <w:pPr>
        <w:widowControl/>
        <w:spacing w:line="26" w:lineRule="atLeast"/>
        <w:ind w:firstLine="420"/>
        <w:jc w:val="left"/>
        <w:rPr>
          <w:szCs w:val="21"/>
        </w:rPr>
      </w:pPr>
      <w:r>
        <w:rPr>
          <w:rFonts w:ascii="宋体" w:eastAsia="宋体" w:hAnsi="宋体" w:cs="宋体"/>
          <w:kern w:val="0"/>
          <w:szCs w:val="21"/>
          <w:lang w:bidi="ar"/>
        </w:rPr>
        <w:t>三、执行脚本</w:t>
      </w:r>
    </w:p>
    <w:p w14:paraId="359117A9" w14:textId="77777777" w:rsidR="00C7194B" w:rsidRDefault="00176B46">
      <w:pPr>
        <w:widowControl/>
        <w:spacing w:line="26" w:lineRule="atLeast"/>
        <w:ind w:firstLine="420"/>
        <w:jc w:val="left"/>
        <w:rPr>
          <w:szCs w:val="21"/>
        </w:rPr>
      </w:pPr>
      <w:proofErr w:type="gramStart"/>
      <w:r>
        <w:rPr>
          <w:rFonts w:ascii="宋体" w:eastAsia="宋体" w:hAnsi="宋体" w:cs="宋体"/>
          <w:color w:val="DF402A"/>
          <w:kern w:val="0"/>
          <w:sz w:val="39"/>
          <w:szCs w:val="39"/>
          <w:lang w:bidi="ar"/>
        </w:rPr>
        <w:t>@?/</w:t>
      </w:r>
      <w:proofErr w:type="spellStart"/>
      <w:r>
        <w:rPr>
          <w:rFonts w:ascii="宋体" w:eastAsia="宋体" w:hAnsi="宋体" w:cs="宋体"/>
          <w:color w:val="DF402A"/>
          <w:kern w:val="0"/>
          <w:sz w:val="39"/>
          <w:szCs w:val="39"/>
          <w:lang w:bidi="ar"/>
        </w:rPr>
        <w:t>rdbms</w:t>
      </w:r>
      <w:proofErr w:type="spellEnd"/>
      <w:r>
        <w:rPr>
          <w:rFonts w:ascii="宋体" w:eastAsia="宋体" w:hAnsi="宋体" w:cs="宋体"/>
          <w:color w:val="DF402A"/>
          <w:kern w:val="0"/>
          <w:sz w:val="39"/>
          <w:szCs w:val="39"/>
          <w:lang w:bidi="ar"/>
        </w:rPr>
        <w:t>/admin/</w:t>
      </w:r>
      <w:proofErr w:type="spellStart"/>
      <w:r>
        <w:rPr>
          <w:rFonts w:ascii="宋体" w:eastAsia="宋体" w:hAnsi="宋体" w:cs="宋体"/>
          <w:color w:val="DF402A"/>
          <w:kern w:val="0"/>
          <w:sz w:val="39"/>
          <w:szCs w:val="39"/>
          <w:lang w:bidi="ar"/>
        </w:rPr>
        <w:t>awrrpt.sql</w:t>
      </w:r>
      <w:proofErr w:type="spellEnd"/>
      <w:proofErr w:type="gramEnd"/>
    </w:p>
    <w:p w14:paraId="1A457ECC" w14:textId="77777777" w:rsidR="00C7194B" w:rsidRDefault="00176B46">
      <w:pPr>
        <w:widowControl/>
        <w:ind w:firstLine="420"/>
        <w:jc w:val="left"/>
        <w:rPr>
          <w:rFonts w:ascii="宋体" w:eastAsia="宋体" w:hAnsi="宋体" w:cs="宋体"/>
          <w:kern w:val="0"/>
          <w:sz w:val="24"/>
          <w:lang w:bidi="ar"/>
        </w:rPr>
      </w:pPr>
      <w:r>
        <w:rPr>
          <w:rFonts w:ascii="宋体" w:eastAsia="宋体" w:hAnsi="宋体" w:cs="宋体"/>
          <w:noProof/>
          <w:kern w:val="0"/>
          <w:sz w:val="24"/>
          <w:lang w:bidi="ar"/>
        </w:rPr>
        <w:lastRenderedPageBreak/>
        <w:drawing>
          <wp:inline distT="0" distB="0" distL="114300" distR="114300" wp14:anchorId="3E708F6C" wp14:editId="7F3AFA92">
            <wp:extent cx="5486400" cy="1800225"/>
            <wp:effectExtent l="0" t="0" r="0"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17"/>
                    <a:stretch>
                      <a:fillRect/>
                    </a:stretch>
                  </pic:blipFill>
                  <pic:spPr>
                    <a:xfrm>
                      <a:off x="0" y="0"/>
                      <a:ext cx="5486400" cy="1800225"/>
                    </a:xfrm>
                    <a:prstGeom prst="rect">
                      <a:avLst/>
                    </a:prstGeom>
                    <a:noFill/>
                    <a:ln w="9525">
                      <a:noFill/>
                    </a:ln>
                  </pic:spPr>
                </pic:pic>
              </a:graphicData>
            </a:graphic>
          </wp:inline>
        </w:drawing>
      </w:r>
    </w:p>
    <w:p w14:paraId="771E07C3" w14:textId="77777777" w:rsidR="00C7194B" w:rsidRDefault="00176B46">
      <w:pPr>
        <w:widowControl/>
        <w:spacing w:line="26" w:lineRule="atLeast"/>
        <w:ind w:firstLine="420"/>
        <w:jc w:val="left"/>
        <w:rPr>
          <w:szCs w:val="21"/>
        </w:rPr>
      </w:pPr>
      <w:r>
        <w:rPr>
          <w:rFonts w:ascii="宋体" w:eastAsia="宋体" w:hAnsi="宋体" w:cs="宋体"/>
          <w:kern w:val="0"/>
          <w:szCs w:val="21"/>
          <w:lang w:bidi="ar"/>
        </w:rPr>
        <w:t>四、设定生成报告的格式</w:t>
      </w:r>
    </w:p>
    <w:p w14:paraId="561CB1C2" w14:textId="77777777" w:rsidR="00C7194B" w:rsidRDefault="00176B46">
      <w:pPr>
        <w:widowControl/>
        <w:spacing w:line="26" w:lineRule="atLeast"/>
        <w:ind w:firstLine="420"/>
        <w:jc w:val="left"/>
        <w:rPr>
          <w:szCs w:val="21"/>
        </w:rPr>
      </w:pPr>
      <w:r>
        <w:rPr>
          <w:rFonts w:ascii="宋体" w:eastAsia="宋体" w:hAnsi="宋体" w:cs="宋体"/>
          <w:kern w:val="0"/>
          <w:szCs w:val="21"/>
          <w:lang w:bidi="ar"/>
        </w:rPr>
        <w:t>说明：不用输入，默认即可，直接按Enter</w:t>
      </w:r>
    </w:p>
    <w:p w14:paraId="25DC4B4D" w14:textId="77777777" w:rsidR="00C7194B" w:rsidRDefault="00176B46">
      <w:pPr>
        <w:widowControl/>
        <w:ind w:firstLine="420"/>
        <w:jc w:val="left"/>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14:anchorId="14ABB92A" wp14:editId="1AEB3922">
            <wp:extent cx="4057650" cy="2438400"/>
            <wp:effectExtent l="0" t="0" r="0" b="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8"/>
                    <a:stretch>
                      <a:fillRect/>
                    </a:stretch>
                  </pic:blipFill>
                  <pic:spPr>
                    <a:xfrm>
                      <a:off x="0" y="0"/>
                      <a:ext cx="4057650" cy="2438400"/>
                    </a:xfrm>
                    <a:prstGeom prst="rect">
                      <a:avLst/>
                    </a:prstGeom>
                    <a:noFill/>
                    <a:ln w="9525">
                      <a:noFill/>
                    </a:ln>
                  </pic:spPr>
                </pic:pic>
              </a:graphicData>
            </a:graphic>
          </wp:inline>
        </w:drawing>
      </w:r>
    </w:p>
    <w:p w14:paraId="0F418B10" w14:textId="77777777" w:rsidR="00C7194B" w:rsidRDefault="00C7194B">
      <w:pPr>
        <w:widowControl/>
        <w:ind w:firstLine="420"/>
        <w:jc w:val="left"/>
        <w:rPr>
          <w:rFonts w:ascii="宋体" w:eastAsia="宋体" w:hAnsi="宋体" w:cs="宋体"/>
          <w:kern w:val="0"/>
          <w:sz w:val="24"/>
          <w:lang w:bidi="ar"/>
        </w:rPr>
      </w:pPr>
    </w:p>
    <w:p w14:paraId="6080A03B" w14:textId="77777777" w:rsidR="00C7194B" w:rsidRDefault="00176B46">
      <w:pPr>
        <w:widowControl/>
        <w:spacing w:line="26" w:lineRule="atLeast"/>
        <w:ind w:firstLine="420"/>
        <w:jc w:val="left"/>
        <w:rPr>
          <w:szCs w:val="21"/>
        </w:rPr>
      </w:pPr>
      <w:r>
        <w:rPr>
          <w:rFonts w:ascii="宋体" w:eastAsia="宋体" w:hAnsi="宋体" w:cs="宋体"/>
          <w:kern w:val="0"/>
          <w:szCs w:val="21"/>
          <w:lang w:bidi="ar"/>
        </w:rPr>
        <w:t>五、设定报告时间段的天数</w:t>
      </w:r>
    </w:p>
    <w:p w14:paraId="418FD2D9" w14:textId="77777777" w:rsidR="00C7194B" w:rsidRDefault="00176B46">
      <w:pPr>
        <w:widowControl/>
        <w:spacing w:line="26" w:lineRule="atLeast"/>
        <w:ind w:firstLine="420"/>
        <w:jc w:val="left"/>
        <w:rPr>
          <w:szCs w:val="21"/>
        </w:rPr>
      </w:pPr>
      <w:r>
        <w:rPr>
          <w:rFonts w:ascii="宋体" w:eastAsia="宋体" w:hAnsi="宋体" w:cs="宋体"/>
          <w:kern w:val="0"/>
          <w:szCs w:val="21"/>
          <w:lang w:bidi="ar"/>
        </w:rPr>
        <w:t>说明：只导当天的时间点则输入1；</w:t>
      </w:r>
      <w:proofErr w:type="gramStart"/>
      <w:r>
        <w:rPr>
          <w:rFonts w:ascii="宋体" w:eastAsia="宋体" w:hAnsi="宋体" w:cs="宋体"/>
          <w:kern w:val="0"/>
          <w:szCs w:val="21"/>
          <w:lang w:bidi="ar"/>
        </w:rPr>
        <w:t>导昨天</w:t>
      </w:r>
      <w:proofErr w:type="gramEnd"/>
      <w:r>
        <w:rPr>
          <w:rFonts w:ascii="宋体" w:eastAsia="宋体" w:hAnsi="宋体" w:cs="宋体"/>
          <w:kern w:val="0"/>
          <w:szCs w:val="21"/>
          <w:lang w:bidi="ar"/>
        </w:rPr>
        <w:t>的时间点则输入2；前天则3，默认最大7</w:t>
      </w:r>
      <w:r>
        <w:rPr>
          <w:rFonts w:ascii="宋体" w:eastAsia="宋体" w:hAnsi="宋体" w:cs="宋体" w:hint="eastAsia"/>
          <w:kern w:val="0"/>
          <w:szCs w:val="21"/>
          <w:lang w:bidi="ar"/>
        </w:rPr>
        <w:tab/>
      </w:r>
      <w:r>
        <w:rPr>
          <w:rFonts w:ascii="宋体" w:eastAsia="宋体" w:hAnsi="宋体" w:cs="宋体"/>
          <w:kern w:val="0"/>
          <w:szCs w:val="21"/>
          <w:lang w:bidi="ar"/>
        </w:rPr>
        <w:t>天。</w:t>
      </w:r>
    </w:p>
    <w:p w14:paraId="45989963" w14:textId="77777777" w:rsidR="00C7194B" w:rsidRDefault="00176B46">
      <w:pPr>
        <w:widowControl/>
        <w:ind w:firstLine="420"/>
        <w:jc w:val="left"/>
      </w:pPr>
      <w:r>
        <w:rPr>
          <w:rFonts w:ascii="宋体" w:eastAsia="宋体" w:hAnsi="宋体" w:cs="宋体"/>
          <w:noProof/>
          <w:kern w:val="0"/>
          <w:sz w:val="24"/>
          <w:lang w:bidi="ar"/>
        </w:rPr>
        <w:drawing>
          <wp:inline distT="0" distB="0" distL="114300" distR="114300" wp14:anchorId="4CFB7BA8" wp14:editId="66C3BF9C">
            <wp:extent cx="4324350" cy="2895600"/>
            <wp:effectExtent l="0" t="0" r="0" b="0"/>
            <wp:docPr id="2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56"/>
                    <pic:cNvPicPr>
                      <a:picLocks noChangeAspect="1"/>
                    </pic:cNvPicPr>
                  </pic:nvPicPr>
                  <pic:blipFill>
                    <a:blip r:embed="rId19"/>
                    <a:stretch>
                      <a:fillRect/>
                    </a:stretch>
                  </pic:blipFill>
                  <pic:spPr>
                    <a:xfrm>
                      <a:off x="0" y="0"/>
                      <a:ext cx="4324350" cy="2895600"/>
                    </a:xfrm>
                    <a:prstGeom prst="rect">
                      <a:avLst/>
                    </a:prstGeom>
                    <a:noFill/>
                    <a:ln w="9525">
                      <a:noFill/>
                    </a:ln>
                  </pic:spPr>
                </pic:pic>
              </a:graphicData>
            </a:graphic>
          </wp:inline>
        </w:drawing>
      </w:r>
    </w:p>
    <w:p w14:paraId="0A413A8B" w14:textId="77777777" w:rsidR="00C7194B" w:rsidRDefault="00C7194B">
      <w:pPr>
        <w:widowControl/>
        <w:ind w:firstLine="420"/>
        <w:jc w:val="left"/>
        <w:rPr>
          <w:rFonts w:ascii="宋体" w:eastAsia="宋体" w:hAnsi="宋体" w:cs="宋体"/>
          <w:kern w:val="0"/>
          <w:sz w:val="24"/>
          <w:lang w:bidi="ar"/>
        </w:rPr>
      </w:pPr>
    </w:p>
    <w:p w14:paraId="036F963B" w14:textId="77777777" w:rsidR="00C7194B" w:rsidRDefault="00176B46">
      <w:pPr>
        <w:widowControl/>
        <w:spacing w:line="26" w:lineRule="atLeast"/>
        <w:ind w:firstLine="420"/>
        <w:jc w:val="left"/>
        <w:rPr>
          <w:szCs w:val="21"/>
        </w:rPr>
      </w:pPr>
      <w:r>
        <w:rPr>
          <w:rFonts w:ascii="宋体" w:eastAsia="宋体" w:hAnsi="宋体" w:cs="宋体"/>
          <w:kern w:val="0"/>
          <w:szCs w:val="21"/>
          <w:lang w:bidi="ar"/>
        </w:rPr>
        <w:t>六、设定报告开始时间点</w:t>
      </w:r>
    </w:p>
    <w:p w14:paraId="6AE2FD98" w14:textId="77777777" w:rsidR="00C7194B" w:rsidRDefault="00176B46">
      <w:pPr>
        <w:widowControl/>
        <w:spacing w:line="26" w:lineRule="atLeast"/>
        <w:ind w:firstLine="420"/>
        <w:jc w:val="left"/>
        <w:rPr>
          <w:szCs w:val="21"/>
        </w:rPr>
      </w:pPr>
      <w:r>
        <w:rPr>
          <w:rFonts w:ascii="宋体" w:eastAsia="宋体" w:hAnsi="宋体" w:cs="宋体"/>
          <w:kern w:val="0"/>
          <w:szCs w:val="21"/>
          <w:lang w:bidi="ar"/>
        </w:rPr>
        <w:t>说明：例如下图所示16571代表的是2016年5月11日12时。</w:t>
      </w:r>
    </w:p>
    <w:p w14:paraId="212797D9" w14:textId="77777777" w:rsidR="00C7194B" w:rsidRDefault="00176B46">
      <w:pPr>
        <w:widowControl/>
        <w:ind w:firstLine="420"/>
        <w:jc w:val="left"/>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14:anchorId="7E9AACDE" wp14:editId="0EE6C1C1">
            <wp:extent cx="4133850" cy="4067175"/>
            <wp:effectExtent l="0" t="0" r="0" b="9525"/>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6"/>
                    <pic:cNvPicPr>
                      <a:picLocks noChangeAspect="1"/>
                    </pic:cNvPicPr>
                  </pic:nvPicPr>
                  <pic:blipFill>
                    <a:blip r:embed="rId20"/>
                    <a:stretch>
                      <a:fillRect/>
                    </a:stretch>
                  </pic:blipFill>
                  <pic:spPr>
                    <a:xfrm>
                      <a:off x="0" y="0"/>
                      <a:ext cx="4133850" cy="4067175"/>
                    </a:xfrm>
                    <a:prstGeom prst="rect">
                      <a:avLst/>
                    </a:prstGeom>
                    <a:noFill/>
                    <a:ln w="9525">
                      <a:noFill/>
                    </a:ln>
                  </pic:spPr>
                </pic:pic>
              </a:graphicData>
            </a:graphic>
          </wp:inline>
        </w:drawing>
      </w:r>
    </w:p>
    <w:p w14:paraId="06F91B67" w14:textId="77777777" w:rsidR="00C7194B" w:rsidRDefault="00C7194B">
      <w:pPr>
        <w:widowControl/>
        <w:ind w:firstLine="420"/>
        <w:jc w:val="left"/>
        <w:rPr>
          <w:rFonts w:ascii="宋体" w:eastAsia="宋体" w:hAnsi="宋体" w:cs="宋体"/>
          <w:kern w:val="0"/>
          <w:sz w:val="24"/>
          <w:lang w:bidi="ar"/>
        </w:rPr>
      </w:pPr>
    </w:p>
    <w:p w14:paraId="1D9D0168" w14:textId="77777777" w:rsidR="00C7194B" w:rsidRDefault="00C7194B">
      <w:pPr>
        <w:widowControl/>
        <w:spacing w:line="26" w:lineRule="atLeast"/>
        <w:jc w:val="left"/>
        <w:rPr>
          <w:szCs w:val="21"/>
        </w:rPr>
      </w:pPr>
    </w:p>
    <w:p w14:paraId="2B4BB518" w14:textId="77777777" w:rsidR="00C7194B" w:rsidRDefault="00176B46">
      <w:pPr>
        <w:widowControl/>
        <w:spacing w:line="26" w:lineRule="atLeast"/>
        <w:ind w:firstLine="420"/>
        <w:jc w:val="left"/>
        <w:rPr>
          <w:szCs w:val="21"/>
        </w:rPr>
      </w:pPr>
      <w:r>
        <w:rPr>
          <w:rFonts w:ascii="宋体" w:eastAsia="宋体" w:hAnsi="宋体" w:cs="宋体"/>
          <w:kern w:val="0"/>
          <w:szCs w:val="21"/>
          <w:lang w:bidi="ar"/>
        </w:rPr>
        <w:t>七、设定报告结束时间点</w:t>
      </w:r>
    </w:p>
    <w:p w14:paraId="126F2A0C" w14:textId="77777777" w:rsidR="00C7194B" w:rsidRDefault="00176B46">
      <w:pPr>
        <w:widowControl/>
        <w:spacing w:line="26" w:lineRule="atLeast"/>
        <w:ind w:firstLine="420"/>
        <w:jc w:val="left"/>
        <w:rPr>
          <w:szCs w:val="21"/>
        </w:rPr>
      </w:pPr>
      <w:r>
        <w:rPr>
          <w:rFonts w:ascii="宋体" w:eastAsia="宋体" w:hAnsi="宋体" w:cs="宋体"/>
          <w:kern w:val="0"/>
          <w:szCs w:val="21"/>
          <w:lang w:bidi="ar"/>
        </w:rPr>
        <w:t>说明：例如下图所示16573代表的是2016年5月11日14时。</w:t>
      </w:r>
    </w:p>
    <w:p w14:paraId="4DACB70C" w14:textId="77777777" w:rsidR="00C7194B" w:rsidRDefault="00176B46">
      <w:pPr>
        <w:widowControl/>
        <w:ind w:firstLine="420"/>
        <w:jc w:val="left"/>
      </w:pPr>
      <w:r>
        <w:rPr>
          <w:rFonts w:ascii="宋体" w:eastAsia="宋体" w:hAnsi="宋体" w:cs="宋体"/>
          <w:noProof/>
          <w:kern w:val="0"/>
          <w:sz w:val="24"/>
          <w:lang w:bidi="ar"/>
        </w:rPr>
        <w:lastRenderedPageBreak/>
        <w:drawing>
          <wp:inline distT="0" distB="0" distL="114300" distR="114300" wp14:anchorId="45A3BB64" wp14:editId="3558C099">
            <wp:extent cx="4124325" cy="3914775"/>
            <wp:effectExtent l="0" t="0" r="9525" b="9525"/>
            <wp:docPr id="3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6"/>
                    <pic:cNvPicPr>
                      <a:picLocks noChangeAspect="1"/>
                    </pic:cNvPicPr>
                  </pic:nvPicPr>
                  <pic:blipFill>
                    <a:blip r:embed="rId21"/>
                    <a:stretch>
                      <a:fillRect/>
                    </a:stretch>
                  </pic:blipFill>
                  <pic:spPr>
                    <a:xfrm>
                      <a:off x="0" y="0"/>
                      <a:ext cx="4124325" cy="3914775"/>
                    </a:xfrm>
                    <a:prstGeom prst="rect">
                      <a:avLst/>
                    </a:prstGeom>
                    <a:noFill/>
                    <a:ln w="9525">
                      <a:noFill/>
                    </a:ln>
                  </pic:spPr>
                </pic:pic>
              </a:graphicData>
            </a:graphic>
          </wp:inline>
        </w:drawing>
      </w:r>
    </w:p>
    <w:p w14:paraId="75F71309" w14:textId="77777777" w:rsidR="00C7194B" w:rsidRDefault="00C7194B">
      <w:pPr>
        <w:widowControl/>
        <w:ind w:firstLine="420"/>
        <w:jc w:val="left"/>
        <w:rPr>
          <w:rFonts w:ascii="宋体" w:eastAsia="宋体" w:hAnsi="宋体" w:cs="宋体"/>
          <w:kern w:val="0"/>
          <w:sz w:val="24"/>
          <w:lang w:bidi="ar"/>
        </w:rPr>
      </w:pPr>
    </w:p>
    <w:p w14:paraId="22A22BA5" w14:textId="77777777" w:rsidR="00C7194B" w:rsidRDefault="00176B46">
      <w:pPr>
        <w:widowControl/>
        <w:spacing w:line="26" w:lineRule="atLeast"/>
        <w:ind w:firstLine="420"/>
        <w:jc w:val="left"/>
        <w:rPr>
          <w:szCs w:val="21"/>
        </w:rPr>
      </w:pPr>
      <w:r>
        <w:rPr>
          <w:rFonts w:ascii="宋体" w:eastAsia="宋体" w:hAnsi="宋体" w:cs="宋体"/>
          <w:kern w:val="0"/>
          <w:szCs w:val="21"/>
          <w:lang w:bidi="ar"/>
        </w:rPr>
        <w:t>八、设定报告名称</w:t>
      </w:r>
    </w:p>
    <w:p w14:paraId="427117A8" w14:textId="77777777" w:rsidR="00C7194B" w:rsidRDefault="00176B46">
      <w:pPr>
        <w:widowControl/>
        <w:spacing w:line="26" w:lineRule="atLeast"/>
        <w:ind w:firstLine="420"/>
        <w:jc w:val="left"/>
        <w:rPr>
          <w:szCs w:val="21"/>
        </w:rPr>
      </w:pPr>
      <w:r>
        <w:rPr>
          <w:rFonts w:ascii="宋体" w:eastAsia="宋体" w:hAnsi="宋体" w:cs="宋体"/>
          <w:kern w:val="0"/>
          <w:szCs w:val="21"/>
          <w:lang w:bidi="ar"/>
        </w:rPr>
        <w:t>说明：不用输入，默认即可，直接按Enter</w:t>
      </w:r>
    </w:p>
    <w:p w14:paraId="07A56326" w14:textId="77777777" w:rsidR="00C7194B" w:rsidRDefault="00176B46">
      <w:pPr>
        <w:widowControl/>
        <w:ind w:firstLine="420"/>
        <w:jc w:val="left"/>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14:anchorId="28E17C2F" wp14:editId="6D65DF4D">
            <wp:extent cx="5114925" cy="2343150"/>
            <wp:effectExtent l="0" t="0" r="9525" b="0"/>
            <wp:docPr id="3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descr="IMG_256"/>
                    <pic:cNvPicPr>
                      <a:picLocks noChangeAspect="1"/>
                    </pic:cNvPicPr>
                  </pic:nvPicPr>
                  <pic:blipFill>
                    <a:blip r:embed="rId22"/>
                    <a:stretch>
                      <a:fillRect/>
                    </a:stretch>
                  </pic:blipFill>
                  <pic:spPr>
                    <a:xfrm>
                      <a:off x="0" y="0"/>
                      <a:ext cx="5114925" cy="2343150"/>
                    </a:xfrm>
                    <a:prstGeom prst="rect">
                      <a:avLst/>
                    </a:prstGeom>
                    <a:noFill/>
                    <a:ln w="9525">
                      <a:noFill/>
                    </a:ln>
                  </pic:spPr>
                </pic:pic>
              </a:graphicData>
            </a:graphic>
          </wp:inline>
        </w:drawing>
      </w:r>
    </w:p>
    <w:p w14:paraId="6ED9577C" w14:textId="77777777" w:rsidR="00C7194B" w:rsidRDefault="00C7194B">
      <w:pPr>
        <w:widowControl/>
        <w:ind w:firstLine="420"/>
        <w:jc w:val="left"/>
        <w:rPr>
          <w:rFonts w:ascii="宋体" w:eastAsia="宋体" w:hAnsi="宋体" w:cs="宋体"/>
          <w:kern w:val="0"/>
          <w:sz w:val="24"/>
          <w:lang w:bidi="ar"/>
        </w:rPr>
      </w:pPr>
    </w:p>
    <w:p w14:paraId="22FE101B" w14:textId="77777777" w:rsidR="00C7194B" w:rsidRDefault="00176B46">
      <w:pPr>
        <w:widowControl/>
        <w:numPr>
          <w:ilvl w:val="0"/>
          <w:numId w:val="5"/>
        </w:numPr>
        <w:spacing w:line="26" w:lineRule="atLeast"/>
        <w:ind w:firstLine="420"/>
        <w:jc w:val="left"/>
        <w:rPr>
          <w:rFonts w:ascii="宋体" w:eastAsia="宋体" w:hAnsi="宋体" w:cs="宋体"/>
          <w:kern w:val="0"/>
          <w:szCs w:val="21"/>
          <w:lang w:bidi="ar"/>
        </w:rPr>
      </w:pPr>
      <w:r>
        <w:rPr>
          <w:rFonts w:ascii="宋体" w:eastAsia="宋体" w:hAnsi="宋体" w:cs="宋体"/>
          <w:kern w:val="0"/>
          <w:szCs w:val="21"/>
          <w:lang w:bidi="ar"/>
        </w:rPr>
        <w:t>AWR报告生成正常结束</w:t>
      </w:r>
    </w:p>
    <w:p w14:paraId="07BCB08E" w14:textId="77777777" w:rsidR="00C7194B" w:rsidRDefault="00176B46">
      <w:pPr>
        <w:widowControl/>
        <w:ind w:firstLine="420"/>
        <w:jc w:val="left"/>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14:anchorId="78349111" wp14:editId="13AE425F">
            <wp:extent cx="3067050" cy="619125"/>
            <wp:effectExtent l="0" t="0" r="0" b="9525"/>
            <wp:docPr id="3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IMG_256"/>
                    <pic:cNvPicPr>
                      <a:picLocks noChangeAspect="1"/>
                    </pic:cNvPicPr>
                  </pic:nvPicPr>
                  <pic:blipFill>
                    <a:blip r:embed="rId23"/>
                    <a:stretch>
                      <a:fillRect/>
                    </a:stretch>
                  </pic:blipFill>
                  <pic:spPr>
                    <a:xfrm>
                      <a:off x="0" y="0"/>
                      <a:ext cx="3067050" cy="619125"/>
                    </a:xfrm>
                    <a:prstGeom prst="rect">
                      <a:avLst/>
                    </a:prstGeom>
                    <a:noFill/>
                    <a:ln w="9525">
                      <a:noFill/>
                    </a:ln>
                  </pic:spPr>
                </pic:pic>
              </a:graphicData>
            </a:graphic>
          </wp:inline>
        </w:drawing>
      </w:r>
    </w:p>
    <w:p w14:paraId="6CCDFBC5" w14:textId="77777777" w:rsidR="00C7194B" w:rsidRDefault="00C7194B">
      <w:pPr>
        <w:widowControl/>
        <w:ind w:firstLine="420"/>
        <w:jc w:val="left"/>
        <w:rPr>
          <w:rFonts w:ascii="宋体" w:eastAsia="宋体" w:hAnsi="宋体" w:cs="宋体"/>
          <w:kern w:val="0"/>
          <w:sz w:val="24"/>
          <w:lang w:bidi="ar"/>
        </w:rPr>
      </w:pPr>
    </w:p>
    <w:p w14:paraId="354099A5" w14:textId="77777777" w:rsidR="00C7194B" w:rsidRDefault="00176B46">
      <w:pPr>
        <w:widowControl/>
        <w:spacing w:line="26" w:lineRule="atLeast"/>
        <w:ind w:firstLine="420"/>
        <w:jc w:val="left"/>
        <w:rPr>
          <w:szCs w:val="21"/>
        </w:rPr>
      </w:pPr>
      <w:r>
        <w:rPr>
          <w:rFonts w:ascii="宋体" w:eastAsia="宋体" w:hAnsi="宋体" w:cs="宋体"/>
          <w:kern w:val="0"/>
          <w:szCs w:val="21"/>
          <w:lang w:bidi="ar"/>
        </w:rPr>
        <w:t>十、获取报告</w:t>
      </w:r>
    </w:p>
    <w:p w14:paraId="0A532A22" w14:textId="77777777" w:rsidR="00C7194B" w:rsidRDefault="00176B46">
      <w:pPr>
        <w:widowControl/>
        <w:spacing w:line="26" w:lineRule="atLeast"/>
        <w:ind w:firstLine="420"/>
        <w:jc w:val="left"/>
        <w:rPr>
          <w:rFonts w:ascii="宋体" w:eastAsia="宋体" w:hAnsi="宋体" w:cs="宋体"/>
          <w:kern w:val="0"/>
          <w:szCs w:val="21"/>
          <w:lang w:bidi="ar"/>
        </w:rPr>
      </w:pPr>
      <w:r>
        <w:rPr>
          <w:rFonts w:ascii="宋体" w:eastAsia="宋体" w:hAnsi="宋体" w:cs="宋体"/>
          <w:kern w:val="0"/>
          <w:szCs w:val="21"/>
          <w:lang w:bidi="ar"/>
        </w:rPr>
        <w:t>说明：通过FTP软件，从当前路径中获取AWR报告。</w:t>
      </w:r>
    </w:p>
    <w:p w14:paraId="33841000" w14:textId="77777777" w:rsidR="00C7194B" w:rsidRDefault="00176B46">
      <w:pPr>
        <w:widowControl/>
        <w:ind w:firstLine="420"/>
        <w:jc w:val="left"/>
        <w:rPr>
          <w:rFonts w:ascii="宋体" w:eastAsia="宋体" w:hAnsi="宋体" w:cs="宋体"/>
          <w:kern w:val="0"/>
          <w:sz w:val="24"/>
          <w:lang w:bidi="ar"/>
        </w:rPr>
      </w:pPr>
      <w:r>
        <w:rPr>
          <w:rFonts w:ascii="宋体" w:eastAsia="宋体" w:hAnsi="宋体" w:cs="宋体"/>
          <w:noProof/>
          <w:kern w:val="0"/>
          <w:sz w:val="24"/>
          <w:lang w:bidi="ar"/>
        </w:rPr>
        <w:lastRenderedPageBreak/>
        <w:drawing>
          <wp:inline distT="0" distB="0" distL="114300" distR="114300" wp14:anchorId="1F350078" wp14:editId="4F5FB9C9">
            <wp:extent cx="5486400" cy="2466975"/>
            <wp:effectExtent l="0" t="0" r="0" b="9525"/>
            <wp:docPr id="4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descr="IMG_256"/>
                    <pic:cNvPicPr>
                      <a:picLocks noChangeAspect="1"/>
                    </pic:cNvPicPr>
                  </pic:nvPicPr>
                  <pic:blipFill>
                    <a:blip r:embed="rId24"/>
                    <a:stretch>
                      <a:fillRect/>
                    </a:stretch>
                  </pic:blipFill>
                  <pic:spPr>
                    <a:xfrm>
                      <a:off x="0" y="0"/>
                      <a:ext cx="5486400" cy="2466975"/>
                    </a:xfrm>
                    <a:prstGeom prst="rect">
                      <a:avLst/>
                    </a:prstGeom>
                    <a:noFill/>
                    <a:ln w="9525">
                      <a:noFill/>
                    </a:ln>
                  </pic:spPr>
                </pic:pic>
              </a:graphicData>
            </a:graphic>
          </wp:inline>
        </w:drawing>
      </w:r>
    </w:p>
    <w:p w14:paraId="6C66ABEF" w14:textId="77777777" w:rsidR="00C7194B" w:rsidRDefault="00C7194B">
      <w:pPr>
        <w:widowControl/>
        <w:ind w:firstLine="420"/>
        <w:jc w:val="left"/>
        <w:rPr>
          <w:rFonts w:ascii="宋体" w:eastAsia="宋体" w:hAnsi="宋体" w:cs="宋体"/>
          <w:kern w:val="0"/>
          <w:sz w:val="24"/>
          <w:lang w:bidi="ar"/>
        </w:rPr>
      </w:pPr>
    </w:p>
    <w:p w14:paraId="39DEEB28" w14:textId="77777777" w:rsidR="00C7194B" w:rsidRDefault="00C7194B">
      <w:pPr>
        <w:widowControl/>
        <w:spacing w:line="26" w:lineRule="atLeast"/>
        <w:ind w:firstLine="420"/>
        <w:jc w:val="left"/>
        <w:rPr>
          <w:rFonts w:ascii="宋体" w:eastAsia="宋体" w:hAnsi="宋体" w:cs="宋体"/>
          <w:kern w:val="0"/>
          <w:szCs w:val="21"/>
          <w:lang w:bidi="ar"/>
        </w:rPr>
      </w:pPr>
    </w:p>
    <w:p w14:paraId="37F036C6" w14:textId="77777777" w:rsidR="00C7194B" w:rsidRDefault="00176B46" w:rsidP="00350EBE">
      <w:pPr>
        <w:pStyle w:val="2"/>
        <w:numPr>
          <w:ilvl w:val="0"/>
          <w:numId w:val="4"/>
        </w:numPr>
      </w:pPr>
      <w:bookmarkStart w:id="14" w:name="_Toc10018479"/>
      <w:r>
        <w:t>网络情况</w:t>
      </w:r>
      <w:bookmarkEnd w:id="14"/>
    </w:p>
    <w:p w14:paraId="15720A39" w14:textId="77777777" w:rsidR="00C7194B" w:rsidRDefault="00176B46">
      <w:pPr>
        <w:widowControl/>
        <w:spacing w:line="26" w:lineRule="atLeast"/>
        <w:ind w:firstLine="420"/>
        <w:jc w:val="left"/>
        <w:rPr>
          <w:rFonts w:ascii="宋体" w:eastAsia="宋体" w:hAnsi="宋体" w:cs="宋体"/>
          <w:kern w:val="0"/>
          <w:szCs w:val="21"/>
          <w:lang w:bidi="ar"/>
        </w:rPr>
      </w:pPr>
      <w:r>
        <w:rPr>
          <w:rFonts w:ascii="宋体" w:eastAsia="宋体" w:hAnsi="宋体" w:cs="宋体"/>
          <w:kern w:val="0"/>
          <w:szCs w:val="21"/>
          <w:lang w:bidi="ar"/>
        </w:rPr>
        <w:t>包括客户端到应用的网络，应用服务器到数据库服务器的网络（ping等方式验证）</w:t>
      </w:r>
      <w:r>
        <w:rPr>
          <w:rFonts w:ascii="宋体" w:eastAsia="宋体" w:hAnsi="宋体" w:cs="宋体" w:hint="eastAsia"/>
          <w:kern w:val="0"/>
          <w:szCs w:val="21"/>
          <w:lang w:bidi="ar"/>
        </w:rPr>
        <w:t>。网络问题涉及三段：每段都需要进行确认，ping默认为32字节的数据包，实际我们的页面大小可能达到100kB级别，因此在ping地址时可增加数据包大小的参数，如：ping 10.1.21.144 -l 20000。查看丢包情况及速度，另外可以换其他网络ping一下</w:t>
      </w:r>
      <w:proofErr w:type="spellStart"/>
      <w:r>
        <w:rPr>
          <w:rFonts w:ascii="宋体" w:eastAsia="宋体" w:hAnsi="宋体" w:cs="宋体" w:hint="eastAsia"/>
          <w:kern w:val="0"/>
          <w:szCs w:val="21"/>
          <w:lang w:bidi="ar"/>
        </w:rPr>
        <w:t>baidu</w:t>
      </w:r>
      <w:proofErr w:type="spellEnd"/>
      <w:r>
        <w:rPr>
          <w:rFonts w:ascii="宋体" w:eastAsia="宋体" w:hAnsi="宋体" w:cs="宋体" w:hint="eastAsia"/>
          <w:kern w:val="0"/>
          <w:szCs w:val="21"/>
          <w:lang w:bidi="ar"/>
        </w:rPr>
        <w:t>等地址</w:t>
      </w:r>
      <w:proofErr w:type="gramStart"/>
      <w:r>
        <w:rPr>
          <w:rFonts w:ascii="宋体" w:eastAsia="宋体" w:hAnsi="宋体" w:cs="宋体" w:hint="eastAsia"/>
          <w:kern w:val="0"/>
          <w:szCs w:val="21"/>
          <w:lang w:bidi="ar"/>
        </w:rPr>
        <w:t>做对</w:t>
      </w:r>
      <w:proofErr w:type="gramEnd"/>
      <w:r>
        <w:rPr>
          <w:rFonts w:ascii="宋体" w:eastAsia="宋体" w:hAnsi="宋体" w:cs="宋体" w:hint="eastAsia"/>
          <w:kern w:val="0"/>
          <w:szCs w:val="21"/>
          <w:lang w:bidi="ar"/>
        </w:rPr>
        <w:t>比。</w:t>
      </w:r>
    </w:p>
    <w:p w14:paraId="52FEDA56" w14:textId="77777777" w:rsidR="00C7194B" w:rsidRDefault="00176B46">
      <w:pPr>
        <w:widowControl/>
        <w:spacing w:line="26" w:lineRule="atLeast"/>
        <w:jc w:val="left"/>
      </w:pPr>
      <w:r>
        <w:rPr>
          <w:noProof/>
        </w:rPr>
        <w:drawing>
          <wp:inline distT="0" distB="0" distL="114300" distR="114300" wp14:anchorId="266724B8" wp14:editId="5DF8725F">
            <wp:extent cx="4038600" cy="447675"/>
            <wp:effectExtent l="0" t="0" r="0"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tretch>
                      <a:fillRect/>
                    </a:stretch>
                  </pic:blipFill>
                  <pic:spPr>
                    <a:xfrm>
                      <a:off x="0" y="0"/>
                      <a:ext cx="4038600" cy="447675"/>
                    </a:xfrm>
                    <a:prstGeom prst="rect">
                      <a:avLst/>
                    </a:prstGeom>
                    <a:noFill/>
                    <a:ln w="9525">
                      <a:noFill/>
                    </a:ln>
                  </pic:spPr>
                </pic:pic>
              </a:graphicData>
            </a:graphic>
          </wp:inline>
        </w:drawing>
      </w:r>
    </w:p>
    <w:p w14:paraId="160B06D6" w14:textId="77777777" w:rsidR="00C7194B" w:rsidRDefault="00176B46" w:rsidP="00350EBE">
      <w:pPr>
        <w:pStyle w:val="2"/>
        <w:numPr>
          <w:ilvl w:val="0"/>
          <w:numId w:val="4"/>
        </w:numPr>
      </w:pPr>
      <w:bookmarkStart w:id="15" w:name="_Toc10018480"/>
      <w:r>
        <w:rPr>
          <w:rFonts w:hint="eastAsia"/>
        </w:rPr>
        <w:t>数据库相关配置及查询</w:t>
      </w:r>
      <w:bookmarkEnd w:id="15"/>
    </w:p>
    <w:p w14:paraId="4012014E" w14:textId="77777777" w:rsidR="00C7194B" w:rsidRDefault="00176B46">
      <w:pPr>
        <w:widowControl/>
        <w:spacing w:line="26" w:lineRule="atLeast"/>
        <w:ind w:firstLine="420"/>
        <w:jc w:val="left"/>
      </w:pPr>
      <w:r>
        <w:rPr>
          <w:rFonts w:hint="eastAsia"/>
        </w:rPr>
        <w:t>包括死锁、会话个数、允许连接个数。</w:t>
      </w:r>
    </w:p>
    <w:p w14:paraId="0DC8E4B5" w14:textId="77777777" w:rsidR="00C7194B" w:rsidRDefault="00176B46">
      <w:pPr>
        <w:pStyle w:val="1"/>
        <w:numPr>
          <w:ilvl w:val="0"/>
          <w:numId w:val="3"/>
        </w:numPr>
      </w:pPr>
      <w:bookmarkStart w:id="16" w:name="_Toc10018481"/>
      <w:r>
        <w:rPr>
          <w:rFonts w:hint="eastAsia"/>
        </w:rPr>
        <w:t>单用户性能问题定位分析（</w:t>
      </w:r>
      <w:proofErr w:type="spellStart"/>
      <w:r>
        <w:rPr>
          <w:rFonts w:hint="eastAsia"/>
        </w:rPr>
        <w:t>yourkit</w:t>
      </w:r>
      <w:proofErr w:type="spellEnd"/>
      <w:r>
        <w:rPr>
          <w:rFonts w:hint="eastAsia"/>
        </w:rPr>
        <w:t>）</w:t>
      </w:r>
      <w:bookmarkEnd w:id="16"/>
    </w:p>
    <w:p w14:paraId="6EFA9F49" w14:textId="77777777" w:rsidR="00C7194B" w:rsidRDefault="00176B46">
      <w:pPr>
        <w:pStyle w:val="2"/>
      </w:pPr>
      <w:bookmarkStart w:id="17" w:name="_Toc10018482"/>
      <w:r>
        <w:rPr>
          <w:rFonts w:hint="eastAsia"/>
        </w:rPr>
        <w:t>适用场景</w:t>
      </w:r>
      <w:bookmarkEnd w:id="17"/>
    </w:p>
    <w:p w14:paraId="1FBDA1D1" w14:textId="77777777" w:rsidR="00C7194B" w:rsidRDefault="00176B46">
      <w:pPr>
        <w:ind w:firstLine="420"/>
      </w:pPr>
      <w:r>
        <w:rPr>
          <w:rFonts w:hint="eastAsia"/>
        </w:rPr>
        <w:t>如果单用户访问情况下效率低下，</w:t>
      </w:r>
      <w:proofErr w:type="gramStart"/>
      <w:r>
        <w:rPr>
          <w:rFonts w:hint="eastAsia"/>
        </w:rPr>
        <w:t>则最佳</w:t>
      </w:r>
      <w:proofErr w:type="gramEnd"/>
      <w:r>
        <w:rPr>
          <w:rFonts w:hint="eastAsia"/>
        </w:rPr>
        <w:t>方式就是使用类似</w:t>
      </w:r>
      <w:proofErr w:type="spellStart"/>
      <w:r>
        <w:rPr>
          <w:rFonts w:hint="eastAsia"/>
        </w:rPr>
        <w:t>yourkit</w:t>
      </w:r>
      <w:proofErr w:type="spellEnd"/>
      <w:r>
        <w:rPr>
          <w:rFonts w:hint="eastAsia"/>
        </w:rPr>
        <w:t>的工具进行分析，单用户慢的情况做线程</w:t>
      </w:r>
      <w:r>
        <w:rPr>
          <w:rFonts w:hint="eastAsia"/>
        </w:rPr>
        <w:t>dump</w:t>
      </w:r>
      <w:r>
        <w:rPr>
          <w:rFonts w:hint="eastAsia"/>
        </w:rPr>
        <w:t>分析并非第一选择。</w:t>
      </w:r>
    </w:p>
    <w:p w14:paraId="48F590CA" w14:textId="77777777" w:rsidR="00C7194B" w:rsidRDefault="00176B46">
      <w:pPr>
        <w:rPr>
          <w:highlight w:val="yellow"/>
        </w:rPr>
      </w:pPr>
      <w:r>
        <w:rPr>
          <w:rFonts w:hint="eastAsia"/>
          <w:highlight w:val="yellow"/>
        </w:rPr>
        <w:t>只有先完成了单用户下的性能优化，并发测试才有意义。</w:t>
      </w:r>
    </w:p>
    <w:p w14:paraId="0FC06243" w14:textId="77777777" w:rsidR="00C7194B" w:rsidRDefault="00176B46">
      <w:r>
        <w:rPr>
          <w:rFonts w:hint="eastAsia"/>
        </w:rPr>
        <w:t>打开</w:t>
      </w:r>
      <w:proofErr w:type="spellStart"/>
      <w:r>
        <w:rPr>
          <w:rFonts w:hint="eastAsia"/>
        </w:rPr>
        <w:t>yourkit</w:t>
      </w:r>
      <w:proofErr w:type="spellEnd"/>
      <w:r>
        <w:rPr>
          <w:rFonts w:hint="eastAsia"/>
        </w:rPr>
        <w:t>软件，按如下步骤选择，软件下载地址：</w:t>
      </w:r>
      <w:r>
        <w:rPr>
          <w:rFonts w:hint="eastAsia"/>
        </w:rPr>
        <w:t>\\file01\</w:t>
      </w:r>
      <w:r>
        <w:rPr>
          <w:rFonts w:hint="eastAsia"/>
        </w:rPr>
        <w:t>软件资源</w:t>
      </w:r>
      <w:r>
        <w:rPr>
          <w:rFonts w:hint="eastAsia"/>
        </w:rPr>
        <w:t>\</w:t>
      </w:r>
      <w:r>
        <w:rPr>
          <w:rFonts w:hint="eastAsia"/>
        </w:rPr>
        <w:t>非公共资源</w:t>
      </w:r>
      <w:r>
        <w:rPr>
          <w:rFonts w:hint="eastAsia"/>
        </w:rPr>
        <w:t>\</w:t>
      </w:r>
      <w:r>
        <w:rPr>
          <w:rFonts w:hint="eastAsia"/>
        </w:rPr>
        <w:t>开发辅助</w:t>
      </w:r>
      <w:r>
        <w:rPr>
          <w:rFonts w:hint="eastAsia"/>
        </w:rPr>
        <w:t>\</w:t>
      </w:r>
      <w:proofErr w:type="spellStart"/>
      <w:r>
        <w:rPr>
          <w:rFonts w:hint="eastAsia"/>
        </w:rPr>
        <w:t>YourKit</w:t>
      </w:r>
      <w:proofErr w:type="spellEnd"/>
    </w:p>
    <w:p w14:paraId="628665C0" w14:textId="77777777" w:rsidR="00C7194B" w:rsidRDefault="00176B46">
      <w:pPr>
        <w:pStyle w:val="2"/>
      </w:pPr>
      <w:bookmarkStart w:id="18" w:name="_Toc10018483"/>
      <w:r>
        <w:rPr>
          <w:rFonts w:hint="eastAsia"/>
        </w:rPr>
        <w:lastRenderedPageBreak/>
        <w:t>步骤</w:t>
      </w:r>
      <w:proofErr w:type="gramStart"/>
      <w:r>
        <w:rPr>
          <w:rFonts w:hint="eastAsia"/>
        </w:rPr>
        <w:t>一</w:t>
      </w:r>
      <w:proofErr w:type="gramEnd"/>
      <w:r>
        <w:rPr>
          <w:rFonts w:hint="eastAsia"/>
        </w:rPr>
        <w:t>：</w:t>
      </w:r>
      <w:bookmarkEnd w:id="18"/>
    </w:p>
    <w:p w14:paraId="58FA668B" w14:textId="77777777" w:rsidR="00C7194B" w:rsidRDefault="00176B46">
      <w:r>
        <w:rPr>
          <w:noProof/>
        </w:rPr>
        <w:drawing>
          <wp:inline distT="0" distB="0" distL="114300" distR="114300" wp14:anchorId="1F4883F3" wp14:editId="3BFAC829">
            <wp:extent cx="5267325" cy="2766695"/>
            <wp:effectExtent l="0" t="0" r="9525" b="146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5267325" cy="2766695"/>
                    </a:xfrm>
                    <a:prstGeom prst="rect">
                      <a:avLst/>
                    </a:prstGeom>
                    <a:noFill/>
                    <a:ln w="9525">
                      <a:noFill/>
                    </a:ln>
                  </pic:spPr>
                </pic:pic>
              </a:graphicData>
            </a:graphic>
          </wp:inline>
        </w:drawing>
      </w:r>
    </w:p>
    <w:p w14:paraId="193CBCA3" w14:textId="77777777" w:rsidR="00C7194B" w:rsidRDefault="00176B46">
      <w:pPr>
        <w:pStyle w:val="2"/>
      </w:pPr>
      <w:bookmarkStart w:id="19" w:name="_Toc10018484"/>
      <w:r>
        <w:rPr>
          <w:rFonts w:hint="eastAsia"/>
        </w:rPr>
        <w:lastRenderedPageBreak/>
        <w:t>步骤二：</w:t>
      </w:r>
      <w:bookmarkEnd w:id="19"/>
    </w:p>
    <w:p w14:paraId="4A1D8065" w14:textId="77777777" w:rsidR="00C7194B" w:rsidRDefault="00176B46">
      <w:r>
        <w:rPr>
          <w:noProof/>
        </w:rPr>
        <w:drawing>
          <wp:inline distT="0" distB="0" distL="114300" distR="114300" wp14:anchorId="1EDDA04B" wp14:editId="375B1717">
            <wp:extent cx="5269230" cy="4768215"/>
            <wp:effectExtent l="0" t="0" r="7620" b="133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7"/>
                    <a:stretch>
                      <a:fillRect/>
                    </a:stretch>
                  </pic:blipFill>
                  <pic:spPr>
                    <a:xfrm>
                      <a:off x="0" y="0"/>
                      <a:ext cx="5269230" cy="4768215"/>
                    </a:xfrm>
                    <a:prstGeom prst="rect">
                      <a:avLst/>
                    </a:prstGeom>
                    <a:noFill/>
                    <a:ln w="9525">
                      <a:noFill/>
                    </a:ln>
                  </pic:spPr>
                </pic:pic>
              </a:graphicData>
            </a:graphic>
          </wp:inline>
        </w:drawing>
      </w:r>
    </w:p>
    <w:p w14:paraId="68D391F5" w14:textId="77777777" w:rsidR="00C7194B" w:rsidRDefault="00176B46">
      <w:pPr>
        <w:pStyle w:val="2"/>
      </w:pPr>
      <w:bookmarkStart w:id="20" w:name="_Toc10018485"/>
      <w:r>
        <w:rPr>
          <w:rFonts w:hint="eastAsia"/>
        </w:rPr>
        <w:t>步骤三：</w:t>
      </w:r>
      <w:bookmarkEnd w:id="20"/>
    </w:p>
    <w:p w14:paraId="17935A18" w14:textId="77777777" w:rsidR="00C7194B" w:rsidRDefault="00176B46">
      <w:r>
        <w:rPr>
          <w:rFonts w:hint="eastAsia"/>
        </w:rPr>
        <w:t>将步骤二拷贝的参数放到启动参数中，如下图：</w:t>
      </w:r>
    </w:p>
    <w:p w14:paraId="0AF40863" w14:textId="77777777" w:rsidR="00C7194B" w:rsidRDefault="00176B46">
      <w:r>
        <w:rPr>
          <w:noProof/>
        </w:rPr>
        <w:lastRenderedPageBreak/>
        <w:drawing>
          <wp:inline distT="0" distB="0" distL="114300" distR="114300" wp14:anchorId="3C91AFE3" wp14:editId="3C156BD6">
            <wp:extent cx="5273040" cy="2517775"/>
            <wp:effectExtent l="0" t="0" r="3810" b="158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8"/>
                    <a:stretch>
                      <a:fillRect/>
                    </a:stretch>
                  </pic:blipFill>
                  <pic:spPr>
                    <a:xfrm>
                      <a:off x="0" y="0"/>
                      <a:ext cx="5273040" cy="2517775"/>
                    </a:xfrm>
                    <a:prstGeom prst="rect">
                      <a:avLst/>
                    </a:prstGeom>
                    <a:noFill/>
                    <a:ln w="9525">
                      <a:noFill/>
                    </a:ln>
                  </pic:spPr>
                </pic:pic>
              </a:graphicData>
            </a:graphic>
          </wp:inline>
        </w:drawing>
      </w:r>
    </w:p>
    <w:p w14:paraId="4EF2843F" w14:textId="77777777" w:rsidR="00C7194B" w:rsidRDefault="00176B46">
      <w:pPr>
        <w:pStyle w:val="2"/>
      </w:pPr>
      <w:bookmarkStart w:id="21" w:name="_Toc10018486"/>
      <w:r>
        <w:rPr>
          <w:rFonts w:hint="eastAsia"/>
        </w:rPr>
        <w:t>步骤四：</w:t>
      </w:r>
      <w:bookmarkEnd w:id="21"/>
    </w:p>
    <w:p w14:paraId="48C84D43" w14:textId="77777777" w:rsidR="00C7194B" w:rsidRDefault="00176B46">
      <w:r>
        <w:rPr>
          <w:rFonts w:hint="eastAsia"/>
        </w:rPr>
        <w:t>启动</w:t>
      </w:r>
      <w:proofErr w:type="spellStart"/>
      <w:r>
        <w:rPr>
          <w:rFonts w:hint="eastAsia"/>
        </w:rPr>
        <w:t>dna</w:t>
      </w:r>
      <w:proofErr w:type="spellEnd"/>
      <w:r>
        <w:rPr>
          <w:rFonts w:hint="eastAsia"/>
        </w:rPr>
        <w:t>服务，并在</w:t>
      </w:r>
      <w:proofErr w:type="spellStart"/>
      <w:r>
        <w:rPr>
          <w:rFonts w:hint="eastAsia"/>
        </w:rPr>
        <w:t>yourkit</w:t>
      </w:r>
      <w:proofErr w:type="spellEnd"/>
      <w:r>
        <w:rPr>
          <w:rFonts w:hint="eastAsia"/>
        </w:rPr>
        <w:t>主界面，根据</w:t>
      </w:r>
      <w:proofErr w:type="spellStart"/>
      <w:r>
        <w:rPr>
          <w:rFonts w:hint="eastAsia"/>
        </w:rPr>
        <w:t>pid</w:t>
      </w:r>
      <w:proofErr w:type="spellEnd"/>
      <w:r>
        <w:rPr>
          <w:rFonts w:hint="eastAsia"/>
        </w:rPr>
        <w:t>，一般名称为</w:t>
      </w:r>
      <w:r>
        <w:rPr>
          <w:rFonts w:hint="eastAsia"/>
        </w:rPr>
        <w:t>Main</w:t>
      </w:r>
      <w:r>
        <w:rPr>
          <w:rFonts w:hint="eastAsia"/>
        </w:rPr>
        <w:t>的进程，点击打开：</w:t>
      </w:r>
    </w:p>
    <w:p w14:paraId="4748DE27" w14:textId="77777777" w:rsidR="00C7194B" w:rsidRDefault="00176B46">
      <w:r>
        <w:rPr>
          <w:noProof/>
        </w:rPr>
        <w:drawing>
          <wp:inline distT="0" distB="0" distL="114300" distR="114300" wp14:anchorId="1CD6B873" wp14:editId="746EE718">
            <wp:extent cx="5270500" cy="1517650"/>
            <wp:effectExtent l="0" t="0" r="6350"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9"/>
                    <a:stretch>
                      <a:fillRect/>
                    </a:stretch>
                  </pic:blipFill>
                  <pic:spPr>
                    <a:xfrm>
                      <a:off x="0" y="0"/>
                      <a:ext cx="5270500" cy="1517650"/>
                    </a:xfrm>
                    <a:prstGeom prst="rect">
                      <a:avLst/>
                    </a:prstGeom>
                    <a:noFill/>
                    <a:ln w="9525">
                      <a:noFill/>
                    </a:ln>
                  </pic:spPr>
                </pic:pic>
              </a:graphicData>
            </a:graphic>
          </wp:inline>
        </w:drawing>
      </w:r>
    </w:p>
    <w:p w14:paraId="517F5DB3" w14:textId="77777777" w:rsidR="00C7194B" w:rsidRDefault="00176B46">
      <w:pPr>
        <w:pStyle w:val="2"/>
      </w:pPr>
      <w:bookmarkStart w:id="22" w:name="_Toc10018487"/>
      <w:r>
        <w:rPr>
          <w:rFonts w:hint="eastAsia"/>
        </w:rPr>
        <w:t>步骤五：</w:t>
      </w:r>
      <w:bookmarkEnd w:id="22"/>
    </w:p>
    <w:p w14:paraId="1E3A8C92" w14:textId="77777777" w:rsidR="00C7194B" w:rsidRDefault="00176B46">
      <w:r>
        <w:rPr>
          <w:rFonts w:hint="eastAsia"/>
        </w:rPr>
        <w:t>浏览器上进入到待点击的功能界面，点击如下图按钮，然后点击浏览器上要跟踪的功能点。</w:t>
      </w:r>
    </w:p>
    <w:p w14:paraId="472F9022" w14:textId="77777777" w:rsidR="00C7194B" w:rsidRDefault="00176B46">
      <w:r>
        <w:rPr>
          <w:noProof/>
        </w:rPr>
        <w:lastRenderedPageBreak/>
        <w:drawing>
          <wp:inline distT="0" distB="0" distL="114300" distR="114300" wp14:anchorId="5DA48352" wp14:editId="0B4EC785">
            <wp:extent cx="5273040" cy="3509645"/>
            <wp:effectExtent l="0" t="0" r="3810" b="146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0"/>
                    <a:stretch>
                      <a:fillRect/>
                    </a:stretch>
                  </pic:blipFill>
                  <pic:spPr>
                    <a:xfrm>
                      <a:off x="0" y="0"/>
                      <a:ext cx="5273040" cy="3509645"/>
                    </a:xfrm>
                    <a:prstGeom prst="rect">
                      <a:avLst/>
                    </a:prstGeom>
                    <a:noFill/>
                    <a:ln w="9525">
                      <a:noFill/>
                    </a:ln>
                  </pic:spPr>
                </pic:pic>
              </a:graphicData>
            </a:graphic>
          </wp:inline>
        </w:drawing>
      </w:r>
    </w:p>
    <w:p w14:paraId="06B9530E" w14:textId="77777777" w:rsidR="00C7194B" w:rsidRDefault="00176B46">
      <w:r>
        <w:rPr>
          <w:rFonts w:hint="eastAsia"/>
        </w:rPr>
        <w:t>Start</w:t>
      </w:r>
      <w:r>
        <w:t xml:space="preserve"> </w:t>
      </w:r>
      <w:r>
        <w:rPr>
          <w:rFonts w:hint="eastAsia"/>
        </w:rPr>
        <w:t>CPU</w:t>
      </w:r>
      <w:r>
        <w:t xml:space="preserve"> </w:t>
      </w:r>
      <w:r>
        <w:rPr>
          <w:rFonts w:hint="eastAsia"/>
        </w:rPr>
        <w:t>Profiling</w:t>
      </w:r>
      <w:r>
        <w:rPr>
          <w:rFonts w:hint="eastAsia"/>
        </w:rPr>
        <w:t>中的类型说明：</w:t>
      </w:r>
    </w:p>
    <w:p w14:paraId="0EB3E661" w14:textId="77777777" w:rsidR="00C7194B" w:rsidRDefault="00176B46">
      <w:pPr>
        <w:pStyle w:val="aa"/>
        <w:numPr>
          <w:ilvl w:val="0"/>
          <w:numId w:val="6"/>
        </w:numPr>
        <w:ind w:firstLineChars="0"/>
        <w:rPr>
          <w:rFonts w:ascii="Arial" w:hAnsi="Arial" w:cs="Arial"/>
          <w:color w:val="333333"/>
          <w:szCs w:val="21"/>
        </w:rPr>
      </w:pPr>
      <w:r>
        <w:rPr>
          <w:rFonts w:hint="eastAsia"/>
        </w:rPr>
        <w:t>Sampling</w:t>
      </w:r>
    </w:p>
    <w:p w14:paraId="2699C3BF" w14:textId="77777777" w:rsidR="00C7194B" w:rsidRDefault="00176B46">
      <w:pPr>
        <w:pStyle w:val="aa"/>
        <w:ind w:left="420" w:firstLineChars="0" w:firstLine="0"/>
        <w:rPr>
          <w:rFonts w:ascii="Arial" w:hAnsi="Arial" w:cs="Arial"/>
          <w:color w:val="333333"/>
          <w:szCs w:val="21"/>
        </w:rPr>
      </w:pPr>
      <w:r>
        <w:rPr>
          <w:rFonts w:ascii="Arial" w:hAnsi="Arial" w:cs="Arial"/>
          <w:color w:val="333333"/>
          <w:szCs w:val="21"/>
        </w:rPr>
        <w:t>该模式会定期的访问</w:t>
      </w:r>
      <w:proofErr w:type="gramStart"/>
      <w:r>
        <w:rPr>
          <w:rFonts w:ascii="Arial" w:hAnsi="Arial" w:cs="Arial"/>
          <w:color w:val="333333"/>
          <w:szCs w:val="21"/>
        </w:rPr>
        <w:t>栈</w:t>
      </w:r>
      <w:proofErr w:type="gramEnd"/>
      <w:r>
        <w:rPr>
          <w:rFonts w:ascii="Arial" w:hAnsi="Arial" w:cs="Arial"/>
          <w:color w:val="333333"/>
          <w:szCs w:val="21"/>
        </w:rPr>
        <w:t>，评估出运行较慢的代码。该模式没有方法的调用次数记录，仅有</w:t>
      </w:r>
      <w:r>
        <w:rPr>
          <w:rFonts w:ascii="Arial" w:hAnsi="Arial" w:cs="Arial"/>
          <w:color w:val="333333"/>
          <w:szCs w:val="21"/>
        </w:rPr>
        <w:t>CPU</w:t>
      </w:r>
      <w:r>
        <w:rPr>
          <w:rFonts w:ascii="Arial" w:hAnsi="Arial" w:cs="Arial"/>
          <w:color w:val="333333"/>
          <w:szCs w:val="21"/>
        </w:rPr>
        <w:t>耗时。该模式是在进行提供瓶颈分析中最好的模式，对服务器额外开销最小</w:t>
      </w:r>
      <w:r>
        <w:rPr>
          <w:rFonts w:ascii="Arial" w:hAnsi="Arial" w:cs="Arial" w:hint="eastAsia"/>
          <w:color w:val="333333"/>
          <w:szCs w:val="21"/>
        </w:rPr>
        <w:t>。</w:t>
      </w:r>
    </w:p>
    <w:p w14:paraId="73F74C2D" w14:textId="77777777" w:rsidR="00C7194B" w:rsidRDefault="00176B46">
      <w:pPr>
        <w:pStyle w:val="aa"/>
        <w:numPr>
          <w:ilvl w:val="0"/>
          <w:numId w:val="6"/>
        </w:numPr>
        <w:ind w:firstLineChars="0"/>
        <w:rPr>
          <w:rFonts w:ascii="Arial" w:hAnsi="Arial" w:cs="Arial"/>
          <w:color w:val="333333"/>
          <w:szCs w:val="21"/>
        </w:rPr>
      </w:pPr>
      <w:proofErr w:type="spellStart"/>
      <w:r>
        <w:rPr>
          <w:rFonts w:hint="eastAsia"/>
        </w:rPr>
        <w:t>Tracin</w:t>
      </w:r>
      <w:proofErr w:type="spellEnd"/>
    </w:p>
    <w:p w14:paraId="713259B9" w14:textId="77777777" w:rsidR="00C7194B" w:rsidRDefault="00176B46">
      <w:pPr>
        <w:pStyle w:val="aa"/>
        <w:ind w:left="420" w:firstLineChars="0" w:firstLine="0"/>
        <w:rPr>
          <w:rFonts w:ascii="Arial" w:hAnsi="Arial" w:cs="Arial"/>
          <w:color w:val="333333"/>
          <w:szCs w:val="21"/>
        </w:rPr>
      </w:pPr>
      <w:r>
        <w:rPr>
          <w:rFonts w:ascii="Arial" w:hAnsi="Arial" w:cs="Arial"/>
          <w:color w:val="333333"/>
          <w:szCs w:val="21"/>
        </w:rPr>
        <w:t>被监控应用的每一个方法都会被转化成字节码记录其消耗</w:t>
      </w:r>
      <w:r>
        <w:rPr>
          <w:rFonts w:ascii="Arial" w:hAnsi="Arial" w:cs="Arial"/>
          <w:color w:val="333333"/>
          <w:szCs w:val="21"/>
        </w:rPr>
        <w:t>CPU</w:t>
      </w:r>
      <w:r>
        <w:rPr>
          <w:rFonts w:ascii="Arial" w:hAnsi="Arial" w:cs="Arial"/>
          <w:color w:val="333333"/>
          <w:szCs w:val="21"/>
        </w:rPr>
        <w:t>的情况。方法调用次数和</w:t>
      </w:r>
      <w:r>
        <w:rPr>
          <w:rFonts w:ascii="Arial" w:hAnsi="Arial" w:cs="Arial"/>
          <w:color w:val="333333"/>
          <w:szCs w:val="21"/>
        </w:rPr>
        <w:t>CPU</w:t>
      </w:r>
      <w:r>
        <w:rPr>
          <w:rFonts w:ascii="Arial" w:hAnsi="Arial" w:cs="Arial"/>
          <w:color w:val="333333"/>
          <w:szCs w:val="21"/>
        </w:rPr>
        <w:t>耗时都被记录下来。但是</w:t>
      </w:r>
      <w:r>
        <w:rPr>
          <w:rFonts w:ascii="Arial" w:hAnsi="Arial" w:cs="Arial" w:hint="eastAsia"/>
          <w:color w:val="333333"/>
          <w:szCs w:val="21"/>
        </w:rPr>
        <w:t>T</w:t>
      </w:r>
      <w:r>
        <w:rPr>
          <w:rFonts w:ascii="Arial" w:hAnsi="Arial" w:cs="Arial"/>
          <w:color w:val="333333"/>
          <w:szCs w:val="21"/>
        </w:rPr>
        <w:t>racing</w:t>
      </w:r>
      <w:r>
        <w:rPr>
          <w:rFonts w:ascii="Arial" w:hAnsi="Arial" w:cs="Arial"/>
          <w:color w:val="333333"/>
          <w:szCs w:val="21"/>
        </w:rPr>
        <w:t>模式对服务器影响较大。被检测服务的方法越多，对服务器性能影响越大</w:t>
      </w:r>
      <w:r>
        <w:rPr>
          <w:rFonts w:ascii="Arial" w:hAnsi="Arial" w:cs="Arial" w:hint="eastAsia"/>
          <w:color w:val="333333"/>
          <w:szCs w:val="21"/>
        </w:rPr>
        <w:t>。</w:t>
      </w:r>
    </w:p>
    <w:p w14:paraId="33A90651" w14:textId="77777777" w:rsidR="00C7194B" w:rsidRDefault="00176B46">
      <w:pPr>
        <w:pStyle w:val="aa"/>
        <w:numPr>
          <w:ilvl w:val="0"/>
          <w:numId w:val="6"/>
        </w:numPr>
        <w:ind w:firstLineChars="0"/>
      </w:pPr>
      <w:r>
        <w:rPr>
          <w:rFonts w:hint="eastAsia"/>
        </w:rPr>
        <w:t>Ca</w:t>
      </w:r>
      <w:r>
        <w:t>ll counting</w:t>
      </w:r>
    </w:p>
    <w:p w14:paraId="766431DB" w14:textId="77777777" w:rsidR="00C7194B" w:rsidRDefault="00176B46">
      <w:pPr>
        <w:pStyle w:val="aa"/>
        <w:ind w:left="420" w:firstLineChars="0" w:firstLine="0"/>
      </w:pPr>
      <w:r>
        <w:rPr>
          <w:rFonts w:ascii="Arial" w:hAnsi="Arial" w:cs="Arial"/>
          <w:color w:val="333333"/>
          <w:szCs w:val="21"/>
        </w:rPr>
        <w:t>最轻量级的</w:t>
      </w:r>
      <w:r>
        <w:rPr>
          <w:rFonts w:ascii="Arial" w:hAnsi="Arial" w:cs="Arial"/>
          <w:color w:val="333333"/>
          <w:szCs w:val="21"/>
        </w:rPr>
        <w:t>CPU</w:t>
      </w:r>
      <w:r>
        <w:rPr>
          <w:rFonts w:ascii="Arial" w:hAnsi="Arial" w:cs="Arial"/>
          <w:color w:val="333333"/>
          <w:szCs w:val="21"/>
        </w:rPr>
        <w:t>性能分析模式，对服务器的性能影响几乎为零</w:t>
      </w:r>
      <w:r>
        <w:rPr>
          <w:rFonts w:ascii="Arial" w:hAnsi="Arial" w:cs="Arial" w:hint="eastAsia"/>
          <w:color w:val="333333"/>
          <w:szCs w:val="21"/>
        </w:rPr>
        <w:t>。</w:t>
      </w:r>
      <w:r>
        <w:rPr>
          <w:rFonts w:ascii="Arial" w:hAnsi="Arial" w:cs="Arial"/>
          <w:color w:val="333333"/>
          <w:szCs w:val="21"/>
        </w:rPr>
        <w:t>该模式</w:t>
      </w:r>
      <w:r>
        <w:rPr>
          <w:rFonts w:ascii="Arial" w:hAnsi="Arial" w:cs="Arial" w:hint="eastAsia"/>
          <w:color w:val="333333"/>
          <w:szCs w:val="21"/>
        </w:rPr>
        <w:t>结果</w:t>
      </w:r>
      <w:r>
        <w:rPr>
          <w:rFonts w:ascii="Arial" w:hAnsi="Arial" w:cs="Arial"/>
          <w:color w:val="333333"/>
          <w:szCs w:val="21"/>
        </w:rPr>
        <w:t>不一定完全精确。为了能够保证对服务器</w:t>
      </w:r>
      <w:r>
        <w:rPr>
          <w:rFonts w:ascii="Arial" w:hAnsi="Arial" w:cs="Arial" w:hint="eastAsia"/>
          <w:color w:val="333333"/>
          <w:szCs w:val="21"/>
        </w:rPr>
        <w:t>几乎</w:t>
      </w:r>
      <w:r>
        <w:rPr>
          <w:rFonts w:ascii="Arial" w:hAnsi="Arial" w:cs="Arial"/>
          <w:color w:val="333333"/>
          <w:szCs w:val="21"/>
        </w:rPr>
        <w:t>为零的性能影响，该模式没有应用任何</w:t>
      </w:r>
      <w:r>
        <w:rPr>
          <w:rFonts w:ascii="Arial" w:hAnsi="Arial" w:cs="Arial"/>
          <w:color w:val="333333"/>
          <w:szCs w:val="21"/>
        </w:rPr>
        <w:t>locks</w:t>
      </w:r>
      <w:r>
        <w:rPr>
          <w:rFonts w:ascii="Arial" w:hAnsi="Arial" w:cs="Arial"/>
          <w:color w:val="333333"/>
          <w:szCs w:val="21"/>
        </w:rPr>
        <w:t>和</w:t>
      </w:r>
      <w:r>
        <w:rPr>
          <w:rFonts w:ascii="Arial" w:hAnsi="Arial" w:cs="Arial"/>
          <w:color w:val="333333"/>
          <w:szCs w:val="21"/>
        </w:rPr>
        <w:t xml:space="preserve">test-and-set </w:t>
      </w:r>
      <w:r>
        <w:rPr>
          <w:rFonts w:ascii="Arial" w:hAnsi="Arial" w:cs="Arial"/>
          <w:color w:val="333333"/>
          <w:szCs w:val="21"/>
        </w:rPr>
        <w:t>的</w:t>
      </w:r>
      <w:r>
        <w:rPr>
          <w:rFonts w:ascii="Arial" w:hAnsi="Arial" w:cs="Arial"/>
          <w:color w:val="333333"/>
          <w:szCs w:val="21"/>
        </w:rPr>
        <w:t>atomic</w:t>
      </w:r>
      <w:r>
        <w:rPr>
          <w:rFonts w:ascii="Arial" w:hAnsi="Arial" w:cs="Arial"/>
          <w:color w:val="333333"/>
          <w:szCs w:val="21"/>
        </w:rPr>
        <w:t>操作。因此如果同一个方法是多线程的，同时在不同</w:t>
      </w:r>
      <w:r>
        <w:rPr>
          <w:rFonts w:ascii="Arial" w:hAnsi="Arial" w:cs="Arial"/>
          <w:color w:val="333333"/>
          <w:szCs w:val="21"/>
        </w:rPr>
        <w:t>CPU</w:t>
      </w:r>
      <w:r>
        <w:rPr>
          <w:rFonts w:ascii="Arial" w:hAnsi="Arial" w:cs="Arial"/>
          <w:color w:val="333333"/>
          <w:szCs w:val="21"/>
        </w:rPr>
        <w:t>的不同核上调用的时候，就出发生计数错误。该模式不支持调用计数的</w:t>
      </w:r>
      <w:r>
        <w:rPr>
          <w:rFonts w:ascii="Arial" w:hAnsi="Arial" w:cs="Arial"/>
          <w:color w:val="333333"/>
          <w:szCs w:val="21"/>
        </w:rPr>
        <w:t>auto activity mode</w:t>
      </w:r>
      <w:r>
        <w:rPr>
          <w:rFonts w:ascii="Arial" w:hAnsi="Arial" w:cs="Arial"/>
          <w:color w:val="333333"/>
          <w:szCs w:val="21"/>
        </w:rPr>
        <w:t>，不收集</w:t>
      </w:r>
      <w:proofErr w:type="spellStart"/>
      <w:r>
        <w:rPr>
          <w:rFonts w:ascii="Arial" w:hAnsi="Arial" w:cs="Arial"/>
          <w:color w:val="333333"/>
          <w:szCs w:val="21"/>
        </w:rPr>
        <w:t>hight</w:t>
      </w:r>
      <w:proofErr w:type="spellEnd"/>
      <w:r>
        <w:rPr>
          <w:rFonts w:ascii="Arial" w:hAnsi="Arial" w:cs="Arial"/>
          <w:color w:val="333333"/>
          <w:szCs w:val="21"/>
        </w:rPr>
        <w:t>-level-statistics</w:t>
      </w:r>
      <w:r>
        <w:rPr>
          <w:rFonts w:ascii="Arial" w:hAnsi="Arial" w:cs="Arial" w:hint="eastAsia"/>
          <w:color w:val="333333"/>
          <w:szCs w:val="21"/>
        </w:rPr>
        <w:t>（公司提供的</w:t>
      </w:r>
      <w:r>
        <w:rPr>
          <w:rFonts w:ascii="Arial" w:hAnsi="Arial" w:cs="Arial" w:hint="eastAsia"/>
          <w:color w:val="333333"/>
          <w:szCs w:val="21"/>
        </w:rPr>
        <w:t>2</w:t>
      </w:r>
      <w:r>
        <w:rPr>
          <w:rFonts w:ascii="Arial" w:hAnsi="Arial" w:cs="Arial"/>
          <w:color w:val="333333"/>
          <w:szCs w:val="21"/>
        </w:rPr>
        <w:t>014</w:t>
      </w:r>
      <w:r>
        <w:rPr>
          <w:rFonts w:ascii="Arial" w:hAnsi="Arial" w:cs="Arial" w:hint="eastAsia"/>
          <w:color w:val="333333"/>
          <w:szCs w:val="21"/>
        </w:rPr>
        <w:t>版本上并没有这个模式）。</w:t>
      </w:r>
    </w:p>
    <w:p w14:paraId="7CD995FE" w14:textId="77777777" w:rsidR="00C7194B" w:rsidRDefault="00176B46">
      <w:pPr>
        <w:pStyle w:val="2"/>
      </w:pPr>
      <w:bookmarkStart w:id="23" w:name="_Toc10018488"/>
      <w:r>
        <w:rPr>
          <w:rFonts w:hint="eastAsia"/>
        </w:rPr>
        <w:t>步骤六：</w:t>
      </w:r>
      <w:bookmarkEnd w:id="23"/>
    </w:p>
    <w:p w14:paraId="425C1FCB" w14:textId="77777777" w:rsidR="00C7194B" w:rsidRDefault="00176B46">
      <w:r>
        <w:rPr>
          <w:rFonts w:hint="eastAsia"/>
        </w:rPr>
        <w:t>待浏览器中的功能操作完成后，在点击</w:t>
      </w:r>
      <w:proofErr w:type="spellStart"/>
      <w:r>
        <w:rPr>
          <w:rFonts w:hint="eastAsia"/>
        </w:rPr>
        <w:t>yourkit</w:t>
      </w:r>
      <w:proofErr w:type="spellEnd"/>
      <w:r>
        <w:rPr>
          <w:rFonts w:hint="eastAsia"/>
        </w:rPr>
        <w:t>中的停止按钮，接下来就可以进行效率分析定位，如下图，重点关注各个方法的百分比，百分比越大说明其在整个操作过程中的占用时间越长，优化的重点方向。</w:t>
      </w:r>
    </w:p>
    <w:p w14:paraId="633C8596" w14:textId="77777777" w:rsidR="00C7194B" w:rsidRDefault="00176B46">
      <w:r>
        <w:rPr>
          <w:noProof/>
        </w:rPr>
        <w:lastRenderedPageBreak/>
        <w:drawing>
          <wp:inline distT="0" distB="0" distL="114300" distR="114300" wp14:anchorId="6848EDEA" wp14:editId="50DC177A">
            <wp:extent cx="5067300" cy="2905125"/>
            <wp:effectExtent l="0" t="0" r="0" b="952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1"/>
                    <a:stretch>
                      <a:fillRect/>
                    </a:stretch>
                  </pic:blipFill>
                  <pic:spPr>
                    <a:xfrm>
                      <a:off x="0" y="0"/>
                      <a:ext cx="5067300" cy="2905125"/>
                    </a:xfrm>
                    <a:prstGeom prst="rect">
                      <a:avLst/>
                    </a:prstGeom>
                    <a:noFill/>
                    <a:ln w="9525">
                      <a:noFill/>
                    </a:ln>
                  </pic:spPr>
                </pic:pic>
              </a:graphicData>
            </a:graphic>
          </wp:inline>
        </w:drawing>
      </w:r>
    </w:p>
    <w:p w14:paraId="23DDB957" w14:textId="77777777" w:rsidR="00C7194B" w:rsidRDefault="00176B46">
      <w:r>
        <w:rPr>
          <w:noProof/>
        </w:rPr>
        <w:drawing>
          <wp:inline distT="0" distB="0" distL="114300" distR="114300" wp14:anchorId="267D8B9F" wp14:editId="3962269B">
            <wp:extent cx="5266690" cy="1964055"/>
            <wp:effectExtent l="0" t="0" r="10160" b="1714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2"/>
                    <a:stretch>
                      <a:fillRect/>
                    </a:stretch>
                  </pic:blipFill>
                  <pic:spPr>
                    <a:xfrm>
                      <a:off x="0" y="0"/>
                      <a:ext cx="5266690" cy="1964055"/>
                    </a:xfrm>
                    <a:prstGeom prst="rect">
                      <a:avLst/>
                    </a:prstGeom>
                    <a:noFill/>
                    <a:ln w="9525">
                      <a:noFill/>
                    </a:ln>
                  </pic:spPr>
                </pic:pic>
              </a:graphicData>
            </a:graphic>
          </wp:inline>
        </w:drawing>
      </w:r>
    </w:p>
    <w:p w14:paraId="0C1BFD06" w14:textId="77777777" w:rsidR="00C7194B" w:rsidRDefault="00176B46">
      <w:pPr>
        <w:pStyle w:val="1"/>
      </w:pPr>
      <w:bookmarkStart w:id="24" w:name="_Toc10018489"/>
      <w:r>
        <w:rPr>
          <w:rFonts w:hint="eastAsia"/>
        </w:rPr>
        <w:t>四、最后：常见研发问题分析</w:t>
      </w:r>
      <w:bookmarkEnd w:id="24"/>
    </w:p>
    <w:p w14:paraId="28C68E6C" w14:textId="77777777" w:rsidR="00C7194B" w:rsidRDefault="00176B46">
      <w:pPr>
        <w:ind w:firstLine="420"/>
      </w:pPr>
      <w:r>
        <w:rPr>
          <w:rFonts w:hint="eastAsia"/>
        </w:rPr>
        <w:t>性能问题分析日志文件一般主要分析线程</w:t>
      </w:r>
      <w:r>
        <w:rPr>
          <w:rFonts w:hint="eastAsia"/>
        </w:rPr>
        <w:t>dump</w:t>
      </w:r>
      <w:r>
        <w:rPr>
          <w:rFonts w:hint="eastAsia"/>
        </w:rPr>
        <w:t>和飞行记录，从而定位到是软件、网络、数据库等问题，定位或怀疑到问题场景后再进一步分析优化代码、定位网络、</w:t>
      </w:r>
      <w:proofErr w:type="spellStart"/>
      <w:r>
        <w:rPr>
          <w:rFonts w:hint="eastAsia"/>
        </w:rPr>
        <w:t>awr</w:t>
      </w:r>
      <w:proofErr w:type="spellEnd"/>
      <w:r>
        <w:rPr>
          <w:rFonts w:hint="eastAsia"/>
        </w:rPr>
        <w:t>等。</w:t>
      </w:r>
    </w:p>
    <w:p w14:paraId="64528466"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1、</w:t>
      </w:r>
      <w:r>
        <w:rPr>
          <w:rFonts w:ascii="宋体" w:eastAsia="宋体" w:hAnsi="宋体" w:cs="宋体"/>
          <w:kern w:val="0"/>
          <w:szCs w:val="21"/>
          <w:lang w:bidi="ar"/>
        </w:rPr>
        <w:t>由研发排查现场dump，大量runnable状态的带</w:t>
      </w:r>
      <w:proofErr w:type="spellStart"/>
      <w:r>
        <w:rPr>
          <w:rFonts w:ascii="宋体" w:eastAsia="宋体" w:hAnsi="宋体" w:cs="宋体"/>
          <w:kern w:val="0"/>
          <w:szCs w:val="21"/>
          <w:lang w:bidi="ar"/>
        </w:rPr>
        <w:t>jdbc</w:t>
      </w:r>
      <w:proofErr w:type="spellEnd"/>
      <w:r>
        <w:rPr>
          <w:rFonts w:ascii="宋体" w:eastAsia="宋体" w:hAnsi="宋体" w:cs="宋体"/>
          <w:kern w:val="0"/>
          <w:szCs w:val="21"/>
          <w:lang w:bidi="ar"/>
        </w:rPr>
        <w:t>的类调用且多个线程</w:t>
      </w:r>
      <w:r>
        <w:rPr>
          <w:rFonts w:ascii="宋体" w:eastAsia="宋体" w:hAnsi="宋体" w:cs="宋体" w:hint="eastAsia"/>
          <w:kern w:val="0"/>
          <w:szCs w:val="21"/>
          <w:lang w:bidi="ar"/>
        </w:rPr>
        <w:t>中</w:t>
      </w:r>
      <w:r>
        <w:rPr>
          <w:rFonts w:ascii="宋体" w:eastAsia="宋体" w:hAnsi="宋体" w:cs="宋体"/>
          <w:kern w:val="0"/>
          <w:szCs w:val="21"/>
          <w:lang w:bidi="ar"/>
        </w:rPr>
        <w:t>长期存在，则可能存在数据库死锁或者代码中逻辑有问题，存在死锁或者并发等待严重，导致事物不提交</w:t>
      </w:r>
      <w:r>
        <w:rPr>
          <w:rFonts w:ascii="宋体" w:eastAsia="宋体" w:hAnsi="宋体" w:cs="宋体" w:hint="eastAsia"/>
          <w:kern w:val="0"/>
          <w:szCs w:val="21"/>
          <w:lang w:bidi="ar"/>
        </w:rPr>
        <w:t>，</w:t>
      </w:r>
      <w:r>
        <w:rPr>
          <w:rFonts w:ascii="宋体" w:eastAsia="宋体" w:hAnsi="宋体" w:cs="宋体"/>
          <w:kern w:val="0"/>
          <w:szCs w:val="21"/>
          <w:lang w:bidi="ar"/>
        </w:rPr>
        <w:t>可由现场查看数据库死锁、负载情况；</w:t>
      </w:r>
    </w:p>
    <w:p w14:paraId="4CAE1B9D"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2、大量runnable状态的</w:t>
      </w:r>
      <w:proofErr w:type="spellStart"/>
      <w:r>
        <w:rPr>
          <w:rFonts w:ascii="宋体" w:eastAsia="宋体" w:hAnsi="宋体" w:cs="宋体" w:hint="eastAsia"/>
          <w:kern w:val="0"/>
          <w:szCs w:val="21"/>
          <w:lang w:bidi="ar"/>
        </w:rPr>
        <w:t>jdbc</w:t>
      </w:r>
      <w:proofErr w:type="spellEnd"/>
      <w:r>
        <w:rPr>
          <w:rFonts w:ascii="宋体" w:eastAsia="宋体" w:hAnsi="宋体" w:cs="宋体" w:hint="eastAsia"/>
          <w:kern w:val="0"/>
          <w:szCs w:val="21"/>
          <w:lang w:bidi="ar"/>
        </w:rPr>
        <w:t>状态的线程，也可能导致数据库</w:t>
      </w:r>
      <w:proofErr w:type="gramStart"/>
      <w:r>
        <w:rPr>
          <w:rFonts w:ascii="宋体" w:eastAsia="宋体" w:hAnsi="宋体" w:cs="宋体" w:hint="eastAsia"/>
          <w:kern w:val="0"/>
          <w:szCs w:val="21"/>
          <w:lang w:bidi="ar"/>
        </w:rPr>
        <w:t>连接池满了</w:t>
      </w:r>
      <w:proofErr w:type="gramEnd"/>
      <w:r>
        <w:rPr>
          <w:rFonts w:ascii="宋体" w:eastAsia="宋体" w:hAnsi="宋体" w:cs="宋体" w:hint="eastAsia"/>
          <w:kern w:val="0"/>
          <w:szCs w:val="21"/>
          <w:lang w:bidi="ar"/>
        </w:rPr>
        <w:t>，新线程等待allocate数据库连接</w:t>
      </w:r>
      <w:proofErr w:type="gramStart"/>
      <w:r>
        <w:rPr>
          <w:rFonts w:ascii="宋体" w:eastAsia="宋体" w:hAnsi="宋体" w:cs="宋体" w:hint="eastAsia"/>
          <w:kern w:val="0"/>
          <w:szCs w:val="21"/>
          <w:lang w:bidi="ar"/>
        </w:rPr>
        <w:t>池导致</w:t>
      </w:r>
      <w:proofErr w:type="gramEnd"/>
      <w:r>
        <w:rPr>
          <w:rFonts w:ascii="宋体" w:eastAsia="宋体" w:hAnsi="宋体" w:cs="宋体" w:hint="eastAsia"/>
          <w:kern w:val="0"/>
          <w:szCs w:val="21"/>
          <w:lang w:bidi="ar"/>
        </w:rPr>
        <w:t>操作卡死；</w:t>
      </w:r>
    </w:p>
    <w:p w14:paraId="4E6638B7"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3、oracle是行锁机制，同时只能由一个连接更新，更新多条数据的线程在更新完所有数据后才会提交数据库事务，其他线程才能锁定对应数据行进行更新操作，因此多个线程更新同一批数据时必须保证更新顺序一致，否则容易死锁。如线程1循环更新一个表中的多条数据，顺序为1,2,3,4,5，线程2也循环更新同一个表中的多条数据，顺序为5,4,3,2,1，则很容易出现死锁；</w:t>
      </w:r>
    </w:p>
    <w:p w14:paraId="429AA6C9"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lastRenderedPageBreak/>
        <w:t>4、某些操作如字符串的contains、spli</w:t>
      </w:r>
      <w:r>
        <w:rPr>
          <w:rFonts w:ascii="宋体" w:eastAsia="宋体" w:hAnsi="宋体" w:cs="宋体"/>
          <w:kern w:val="0"/>
          <w:szCs w:val="21"/>
          <w:lang w:bidi="ar"/>
        </w:rPr>
        <w:t>t</w:t>
      </w:r>
      <w:r>
        <w:rPr>
          <w:rFonts w:ascii="宋体" w:eastAsia="宋体" w:hAnsi="宋体" w:cs="宋体" w:hint="eastAsia"/>
          <w:kern w:val="0"/>
          <w:szCs w:val="21"/>
          <w:lang w:bidi="ar"/>
        </w:rPr>
        <w:t>等等，如果量太大则耗用</w:t>
      </w:r>
      <w:proofErr w:type="spellStart"/>
      <w:r>
        <w:rPr>
          <w:rFonts w:ascii="宋体" w:eastAsia="宋体" w:hAnsi="宋体" w:cs="宋体" w:hint="eastAsia"/>
          <w:kern w:val="0"/>
          <w:szCs w:val="21"/>
          <w:lang w:bidi="ar"/>
        </w:rPr>
        <w:t>cpu</w:t>
      </w:r>
      <w:proofErr w:type="spellEnd"/>
      <w:r>
        <w:rPr>
          <w:rFonts w:ascii="宋体" w:eastAsia="宋体" w:hAnsi="宋体" w:cs="宋体" w:hint="eastAsia"/>
          <w:kern w:val="0"/>
          <w:szCs w:val="21"/>
          <w:lang w:bidi="ar"/>
        </w:rPr>
        <w:t>较多，导致争用严重，拖慢效率，可通过飞行记录分析查看争用线程、调用次数等分析；如非必须使用正则表达式对字符串进行处理，则可以用</w:t>
      </w:r>
      <w:proofErr w:type="spellStart"/>
      <w:r>
        <w:rPr>
          <w:rFonts w:ascii="宋体" w:eastAsia="宋体" w:hAnsi="宋体" w:cs="宋体" w:hint="eastAsia"/>
          <w:kern w:val="0"/>
          <w:szCs w:val="21"/>
          <w:lang w:bidi="ar"/>
        </w:rPr>
        <w:t>BudgetUtils</w:t>
      </w:r>
      <w:proofErr w:type="spellEnd"/>
      <w:r>
        <w:rPr>
          <w:rFonts w:ascii="宋体" w:eastAsia="宋体" w:hAnsi="宋体" w:cs="宋体" w:hint="eastAsia"/>
          <w:kern w:val="0"/>
          <w:szCs w:val="21"/>
          <w:lang w:bidi="ar"/>
        </w:rPr>
        <w:t>中提供的字符串处理方法。</w:t>
      </w:r>
    </w:p>
    <w:p w14:paraId="41FD52D9"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5、内存泄露，如某个</w:t>
      </w:r>
      <w:proofErr w:type="gramStart"/>
      <w:r>
        <w:rPr>
          <w:rFonts w:ascii="宋体" w:eastAsia="宋体" w:hAnsi="宋体" w:cs="宋体" w:hint="eastAsia"/>
          <w:kern w:val="0"/>
          <w:szCs w:val="21"/>
          <w:lang w:bidi="ar"/>
        </w:rPr>
        <w:t>大对象</w:t>
      </w:r>
      <w:proofErr w:type="gramEnd"/>
      <w:r>
        <w:rPr>
          <w:rFonts w:ascii="宋体" w:eastAsia="宋体" w:hAnsi="宋体" w:cs="宋体" w:hint="eastAsia"/>
          <w:kern w:val="0"/>
          <w:szCs w:val="21"/>
          <w:lang w:bidi="ar"/>
        </w:rPr>
        <w:t>创建后被顶层对象引用，如会话、框架界面等，即当前请求结束后并不会销毁的界面或对象，则在垃圾回收时系统并不会释放这些对象内存，导致内存占满后服务卡死，可以通过-</w:t>
      </w:r>
      <w:proofErr w:type="spellStart"/>
      <w:r>
        <w:rPr>
          <w:rFonts w:ascii="宋体" w:eastAsia="宋体" w:hAnsi="宋体" w:cs="宋体" w:hint="eastAsia"/>
          <w:kern w:val="0"/>
          <w:szCs w:val="21"/>
          <w:lang w:bidi="ar"/>
        </w:rPr>
        <w:t>XX</w:t>
      </w:r>
      <w:r>
        <w:rPr>
          <w:rFonts w:ascii="宋体" w:eastAsia="宋体" w:hAnsi="宋体" w:cs="宋体"/>
          <w:kern w:val="0"/>
          <w:szCs w:val="21"/>
          <w:lang w:bidi="ar"/>
        </w:rPr>
        <w:t>:</w:t>
      </w:r>
      <w:r>
        <w:t>HeapDumpOnOutOfMemoryError</w:t>
      </w:r>
      <w:proofErr w:type="spellEnd"/>
      <w:r>
        <w:rPr>
          <w:rFonts w:hint="eastAsia"/>
        </w:rPr>
        <w:t>参数让</w:t>
      </w:r>
      <w:r>
        <w:rPr>
          <w:rFonts w:hint="eastAsia"/>
        </w:rPr>
        <w:t>JVM</w:t>
      </w:r>
      <w:r>
        <w:rPr>
          <w:rFonts w:hint="eastAsia"/>
        </w:rPr>
        <w:t>在内存溢出时创建堆</w:t>
      </w:r>
      <w:r>
        <w:rPr>
          <w:rFonts w:hint="eastAsia"/>
        </w:rPr>
        <w:t>dump</w:t>
      </w:r>
      <w:r>
        <w:rPr>
          <w:rFonts w:hint="eastAsia"/>
        </w:rPr>
        <w:t>文件，默认生成路径为</w:t>
      </w:r>
      <w:proofErr w:type="spellStart"/>
      <w:r>
        <w:rPr>
          <w:rFonts w:hint="eastAsia"/>
        </w:rPr>
        <w:t>satart</w:t>
      </w:r>
      <w:r>
        <w:t>up</w:t>
      </w:r>
      <w:proofErr w:type="spellEnd"/>
      <w:r>
        <w:rPr>
          <w:rFonts w:hint="eastAsia"/>
        </w:rPr>
        <w:t>文件所属目录下，后缀为</w:t>
      </w:r>
      <w:r>
        <w:rPr>
          <w:rFonts w:hint="eastAsia"/>
        </w:rPr>
        <w:t>.</w:t>
      </w:r>
      <w:proofErr w:type="spellStart"/>
      <w:r>
        <w:t>hprof</w:t>
      </w:r>
      <w:proofErr w:type="spellEnd"/>
      <w:r>
        <w:rPr>
          <w:rFonts w:ascii="宋体" w:eastAsia="宋体" w:hAnsi="宋体" w:cs="宋体" w:hint="eastAsia"/>
          <w:kern w:val="0"/>
          <w:szCs w:val="21"/>
          <w:lang w:bidi="ar"/>
        </w:rPr>
        <w:t>；</w:t>
      </w:r>
    </w:p>
    <w:p w14:paraId="2E6022E7"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6、对于需要连接数据库的操作，如果循环较多，需要多次连接数据库、关闭数据库连接等操作，数据库连接和关闭是比较慢的操作，可尝试对数据库进行批量操作，然后在</w:t>
      </w:r>
      <w:proofErr w:type="spellStart"/>
      <w:r>
        <w:rPr>
          <w:rFonts w:ascii="宋体" w:eastAsia="宋体" w:hAnsi="宋体" w:cs="宋体" w:hint="eastAsia"/>
          <w:kern w:val="0"/>
          <w:szCs w:val="21"/>
          <w:lang w:bidi="ar"/>
        </w:rPr>
        <w:t>jvm</w:t>
      </w:r>
      <w:proofErr w:type="spellEnd"/>
      <w:r>
        <w:rPr>
          <w:rFonts w:ascii="宋体" w:eastAsia="宋体" w:hAnsi="宋体" w:cs="宋体" w:hint="eastAsia"/>
          <w:kern w:val="0"/>
          <w:szCs w:val="21"/>
          <w:lang w:bidi="ar"/>
        </w:rPr>
        <w:t>内存中进行后续处理，如</w:t>
      </w:r>
      <w:proofErr w:type="spellStart"/>
      <w:r>
        <w:rPr>
          <w:rFonts w:ascii="宋体" w:eastAsia="宋体" w:hAnsi="宋体" w:cs="宋体" w:hint="eastAsia"/>
          <w:kern w:val="0"/>
          <w:szCs w:val="21"/>
          <w:lang w:bidi="ar"/>
        </w:rPr>
        <w:t>tfv_batch_zb</w:t>
      </w:r>
      <w:proofErr w:type="spellEnd"/>
      <w:r>
        <w:rPr>
          <w:rFonts w:ascii="宋体" w:eastAsia="宋体" w:hAnsi="宋体" w:cs="宋体" w:hint="eastAsia"/>
          <w:kern w:val="0"/>
          <w:szCs w:val="21"/>
          <w:lang w:bidi="ar"/>
        </w:rPr>
        <w:t>；</w:t>
      </w:r>
    </w:p>
    <w:p w14:paraId="3927CA1D"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7、如果单条</w:t>
      </w:r>
      <w:proofErr w:type="spellStart"/>
      <w:r>
        <w:rPr>
          <w:rFonts w:ascii="宋体" w:eastAsia="宋体" w:hAnsi="宋体" w:cs="宋体" w:hint="eastAsia"/>
          <w:kern w:val="0"/>
          <w:szCs w:val="21"/>
          <w:lang w:bidi="ar"/>
        </w:rPr>
        <w:t>sql</w:t>
      </w:r>
      <w:proofErr w:type="spellEnd"/>
      <w:r>
        <w:rPr>
          <w:rFonts w:ascii="宋体" w:eastAsia="宋体" w:hAnsi="宋体" w:cs="宋体" w:hint="eastAsia"/>
          <w:kern w:val="0"/>
          <w:szCs w:val="21"/>
          <w:lang w:bidi="ar"/>
        </w:rPr>
        <w:t>查询的数据量太大（如千万以上），可能会占用大量</w:t>
      </w:r>
      <w:proofErr w:type="spellStart"/>
      <w:r>
        <w:rPr>
          <w:rFonts w:ascii="宋体" w:eastAsia="宋体" w:hAnsi="宋体" w:cs="宋体" w:hint="eastAsia"/>
          <w:kern w:val="0"/>
          <w:szCs w:val="21"/>
          <w:lang w:bidi="ar"/>
        </w:rPr>
        <w:t>jvm</w:t>
      </w:r>
      <w:proofErr w:type="spellEnd"/>
      <w:r>
        <w:rPr>
          <w:rFonts w:ascii="宋体" w:eastAsia="宋体" w:hAnsi="宋体" w:cs="宋体" w:hint="eastAsia"/>
          <w:kern w:val="0"/>
          <w:szCs w:val="21"/>
          <w:lang w:bidi="ar"/>
        </w:rPr>
        <w:t>内存，导致应用服务内存占满或者触发大量的垃圾回收，暂停请求线程；</w:t>
      </w:r>
    </w:p>
    <w:p w14:paraId="46819E57"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8、try catch，或者大量的打印日志操作，可能影响整体性能；</w:t>
      </w:r>
    </w:p>
    <w:p w14:paraId="75A44758"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9、</w:t>
      </w:r>
      <w:proofErr w:type="spellStart"/>
      <w:r>
        <w:rPr>
          <w:rFonts w:ascii="宋体" w:eastAsia="宋体" w:hAnsi="宋体" w:cs="宋体" w:hint="eastAsia"/>
          <w:kern w:val="0"/>
          <w:szCs w:val="21"/>
          <w:lang w:bidi="ar"/>
        </w:rPr>
        <w:t>sql</w:t>
      </w:r>
      <w:proofErr w:type="spellEnd"/>
      <w:r>
        <w:rPr>
          <w:rFonts w:ascii="宋体" w:eastAsia="宋体" w:hAnsi="宋体" w:cs="宋体" w:hint="eastAsia"/>
          <w:kern w:val="0"/>
          <w:szCs w:val="21"/>
          <w:lang w:bidi="ar"/>
        </w:rPr>
        <w:t>语句参数不要硬编码，要采用变量绑定的方式，硬编码方式不但效率低下，还会被安全扫描认定为存在</w:t>
      </w:r>
      <w:proofErr w:type="spellStart"/>
      <w:r>
        <w:rPr>
          <w:rFonts w:ascii="宋体" w:eastAsia="宋体" w:hAnsi="宋体" w:cs="宋体" w:hint="eastAsia"/>
          <w:kern w:val="0"/>
          <w:szCs w:val="21"/>
          <w:lang w:bidi="ar"/>
        </w:rPr>
        <w:t>sql</w:t>
      </w:r>
      <w:proofErr w:type="spellEnd"/>
      <w:r>
        <w:rPr>
          <w:rFonts w:ascii="宋体" w:eastAsia="宋体" w:hAnsi="宋体" w:cs="宋体" w:hint="eastAsia"/>
          <w:kern w:val="0"/>
          <w:szCs w:val="21"/>
          <w:lang w:bidi="ar"/>
        </w:rPr>
        <w:t>注入的风险；</w:t>
      </w:r>
    </w:p>
    <w:tbl>
      <w:tblPr>
        <w:tblStyle w:val="a9"/>
        <w:tblW w:w="8522" w:type="dxa"/>
        <w:shd w:val="clear" w:color="auto" w:fill="D8D8D8" w:themeFill="background1" w:themeFillShade="D8"/>
        <w:tblLayout w:type="fixed"/>
        <w:tblLook w:val="04A0" w:firstRow="1" w:lastRow="0" w:firstColumn="1" w:lastColumn="0" w:noHBand="0" w:noVBand="1"/>
      </w:tblPr>
      <w:tblGrid>
        <w:gridCol w:w="8522"/>
      </w:tblGrid>
      <w:tr w:rsidR="00C7194B" w14:paraId="0066B4E5" w14:textId="77777777">
        <w:tc>
          <w:tcPr>
            <w:tcW w:w="8522" w:type="dxa"/>
            <w:shd w:val="clear" w:color="auto" w:fill="D8D8D8" w:themeFill="background1" w:themeFillShade="D8"/>
          </w:tcPr>
          <w:p w14:paraId="3A51EFB5"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硬编码：</w:t>
            </w:r>
            <w:proofErr w:type="gramStart"/>
            <w:r>
              <w:rPr>
                <w:rFonts w:ascii="宋体" w:eastAsia="宋体" w:hAnsi="宋体" w:cs="宋体"/>
                <w:kern w:val="0"/>
                <w:szCs w:val="21"/>
                <w:lang w:bidi="ar"/>
              </w:rPr>
              <w:t>”</w:t>
            </w:r>
            <w:r>
              <w:rPr>
                <w:rFonts w:ascii="宋体" w:eastAsia="宋体" w:hAnsi="宋体" w:cs="宋体" w:hint="eastAsia"/>
                <w:kern w:val="0"/>
                <w:szCs w:val="21"/>
                <w:lang w:bidi="ar"/>
              </w:rPr>
              <w:t>select</w:t>
            </w:r>
            <w:proofErr w:type="gramEnd"/>
            <w:r>
              <w:rPr>
                <w:rFonts w:ascii="宋体" w:eastAsia="宋体" w:hAnsi="宋体" w:cs="宋体" w:hint="eastAsia"/>
                <w:kern w:val="0"/>
                <w:szCs w:val="21"/>
                <w:lang w:bidi="ar"/>
              </w:rPr>
              <w:t xml:space="preserve"> * from tb where id=</w:t>
            </w:r>
            <w:r>
              <w:rPr>
                <w:rFonts w:ascii="宋体" w:eastAsia="宋体" w:hAnsi="宋体" w:cs="宋体"/>
                <w:kern w:val="0"/>
                <w:szCs w:val="21"/>
                <w:lang w:bidi="ar"/>
              </w:rPr>
              <w:t>’</w:t>
            </w:r>
            <w:r>
              <w:rPr>
                <w:rFonts w:ascii="宋体" w:eastAsia="宋体" w:hAnsi="宋体" w:cs="宋体" w:hint="eastAsia"/>
                <w:kern w:val="0"/>
                <w:szCs w:val="21"/>
                <w:lang w:bidi="ar"/>
              </w:rPr>
              <w:t>+id+</w:t>
            </w:r>
            <w:r>
              <w:rPr>
                <w:rFonts w:ascii="宋体" w:eastAsia="宋体" w:hAnsi="宋体" w:cs="宋体"/>
                <w:kern w:val="0"/>
                <w:szCs w:val="21"/>
                <w:lang w:bidi="ar"/>
              </w:rPr>
              <w:t>”’”</w:t>
            </w:r>
          </w:p>
          <w:p w14:paraId="7465CC97"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变量绑定：</w:t>
            </w:r>
            <w:proofErr w:type="gramStart"/>
            <w:r>
              <w:rPr>
                <w:rFonts w:ascii="宋体" w:eastAsia="宋体" w:hAnsi="宋体" w:cs="宋体"/>
                <w:kern w:val="0"/>
                <w:szCs w:val="21"/>
                <w:lang w:bidi="ar"/>
              </w:rPr>
              <w:t>”</w:t>
            </w:r>
            <w:r>
              <w:rPr>
                <w:rFonts w:ascii="宋体" w:eastAsia="宋体" w:hAnsi="宋体" w:cs="宋体" w:hint="eastAsia"/>
                <w:kern w:val="0"/>
                <w:szCs w:val="21"/>
                <w:lang w:bidi="ar"/>
              </w:rPr>
              <w:t>select</w:t>
            </w:r>
            <w:proofErr w:type="gramEnd"/>
            <w:r>
              <w:rPr>
                <w:rFonts w:ascii="宋体" w:eastAsia="宋体" w:hAnsi="宋体" w:cs="宋体" w:hint="eastAsia"/>
                <w:kern w:val="0"/>
                <w:szCs w:val="21"/>
                <w:lang w:bidi="ar"/>
              </w:rPr>
              <w:t xml:space="preserve"> * from tb where id=?</w:t>
            </w:r>
            <w:r>
              <w:rPr>
                <w:rFonts w:ascii="宋体" w:eastAsia="宋体" w:hAnsi="宋体" w:cs="宋体"/>
                <w:kern w:val="0"/>
                <w:szCs w:val="21"/>
                <w:lang w:bidi="ar"/>
              </w:rPr>
              <w:t>”</w:t>
            </w:r>
          </w:p>
        </w:tc>
      </w:tr>
    </w:tbl>
    <w:p w14:paraId="7F36685D"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10、如果定位到是</w:t>
      </w:r>
      <w:proofErr w:type="spellStart"/>
      <w:r>
        <w:rPr>
          <w:rFonts w:ascii="宋体" w:eastAsia="宋体" w:hAnsi="宋体" w:cs="宋体" w:hint="eastAsia"/>
          <w:kern w:val="0"/>
          <w:szCs w:val="21"/>
          <w:lang w:bidi="ar"/>
        </w:rPr>
        <w:t>sql</w:t>
      </w:r>
      <w:proofErr w:type="spellEnd"/>
      <w:r>
        <w:rPr>
          <w:rFonts w:ascii="宋体" w:eastAsia="宋体" w:hAnsi="宋体" w:cs="宋体" w:hint="eastAsia"/>
          <w:kern w:val="0"/>
          <w:szCs w:val="21"/>
          <w:lang w:bidi="ar"/>
        </w:rPr>
        <w:t>语句慢，除了业务上做优化外，</w:t>
      </w:r>
      <w:proofErr w:type="spellStart"/>
      <w:r>
        <w:rPr>
          <w:rFonts w:ascii="宋体" w:eastAsia="宋体" w:hAnsi="宋体" w:cs="宋体" w:hint="eastAsia"/>
          <w:kern w:val="0"/>
          <w:szCs w:val="21"/>
          <w:lang w:bidi="ar"/>
        </w:rPr>
        <w:t>sql</w:t>
      </w:r>
      <w:proofErr w:type="spellEnd"/>
      <w:r>
        <w:rPr>
          <w:rFonts w:ascii="宋体" w:eastAsia="宋体" w:hAnsi="宋体" w:cs="宋体" w:hint="eastAsia"/>
          <w:kern w:val="0"/>
          <w:szCs w:val="21"/>
          <w:lang w:bidi="ar"/>
        </w:rPr>
        <w:t>本身优化可从加索引、修改表连接方式、分表、</w:t>
      </w:r>
      <w:proofErr w:type="spellStart"/>
      <w:r>
        <w:rPr>
          <w:rFonts w:ascii="宋体" w:eastAsia="宋体" w:hAnsi="宋体" w:cs="宋体" w:hint="eastAsia"/>
          <w:kern w:val="0"/>
          <w:szCs w:val="21"/>
          <w:lang w:bidi="ar"/>
        </w:rPr>
        <w:t>sql</w:t>
      </w:r>
      <w:proofErr w:type="spellEnd"/>
      <w:r>
        <w:rPr>
          <w:rFonts w:ascii="宋体" w:eastAsia="宋体" w:hAnsi="宋体" w:cs="宋体" w:hint="eastAsia"/>
          <w:kern w:val="0"/>
          <w:szCs w:val="21"/>
          <w:lang w:bidi="ar"/>
        </w:rPr>
        <w:t>写法等方式；</w:t>
      </w:r>
    </w:p>
    <w:p w14:paraId="654EBA4F"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11、</w:t>
      </w:r>
      <w:r>
        <w:rPr>
          <w:rFonts w:ascii="宋体" w:eastAsia="宋体" w:hAnsi="宋体" w:cs="宋体"/>
          <w:kern w:val="0"/>
          <w:szCs w:val="21"/>
          <w:lang w:bidi="ar"/>
        </w:rPr>
        <w:t>由研发排查现场</w:t>
      </w:r>
      <w:r>
        <w:rPr>
          <w:rFonts w:ascii="宋体" w:eastAsia="宋体" w:hAnsi="宋体" w:cs="宋体" w:hint="eastAsia"/>
          <w:kern w:val="0"/>
          <w:szCs w:val="21"/>
          <w:lang w:bidi="ar"/>
        </w:rPr>
        <w:t>d</w:t>
      </w:r>
      <w:r>
        <w:rPr>
          <w:rFonts w:ascii="宋体" w:eastAsia="宋体" w:hAnsi="宋体" w:cs="宋体"/>
          <w:kern w:val="0"/>
          <w:szCs w:val="21"/>
          <w:lang w:bidi="ar"/>
        </w:rPr>
        <w:t>ump，大量</w:t>
      </w:r>
      <w:r>
        <w:rPr>
          <w:rFonts w:ascii="宋体" w:eastAsia="宋体" w:hAnsi="宋体" w:cs="宋体" w:hint="eastAsia"/>
          <w:kern w:val="0"/>
          <w:szCs w:val="21"/>
          <w:lang w:bidi="ar"/>
        </w:rPr>
        <w:t>i</w:t>
      </w:r>
      <w:r>
        <w:rPr>
          <w:rFonts w:ascii="宋体" w:eastAsia="宋体" w:hAnsi="宋体" w:cs="宋体"/>
          <w:kern w:val="0"/>
          <w:szCs w:val="21"/>
          <w:lang w:bidi="ar"/>
        </w:rPr>
        <w:t>n object wait状态的</w:t>
      </w:r>
      <w:r>
        <w:rPr>
          <w:rFonts w:ascii="宋体" w:eastAsia="宋体" w:hAnsi="宋体" w:cs="宋体" w:hint="eastAsia"/>
          <w:kern w:val="0"/>
          <w:szCs w:val="21"/>
          <w:lang w:bidi="ar"/>
        </w:rPr>
        <w:t>含有业务逻辑的线程存在，则可能存在着严重的GC问题</w:t>
      </w:r>
      <w:r>
        <w:rPr>
          <w:rFonts w:ascii="宋体" w:eastAsia="宋体" w:hAnsi="宋体" w:cs="宋体"/>
          <w:kern w:val="0"/>
          <w:szCs w:val="21"/>
          <w:lang w:bidi="ar"/>
        </w:rPr>
        <w:t>；</w:t>
      </w:r>
    </w:p>
    <w:p w14:paraId="184E60F6"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12、</w:t>
      </w:r>
      <w:r>
        <w:rPr>
          <w:rFonts w:ascii="宋体" w:eastAsia="宋体" w:hAnsi="宋体" w:cs="宋体"/>
          <w:kern w:val="0"/>
          <w:szCs w:val="21"/>
          <w:lang w:bidi="ar"/>
        </w:rPr>
        <w:t>由研发排查现场</w:t>
      </w:r>
      <w:r>
        <w:rPr>
          <w:rFonts w:ascii="宋体" w:eastAsia="宋体" w:hAnsi="宋体" w:cs="宋体" w:hint="eastAsia"/>
          <w:kern w:val="0"/>
          <w:szCs w:val="21"/>
          <w:lang w:bidi="ar"/>
        </w:rPr>
        <w:t>d</w:t>
      </w:r>
      <w:r>
        <w:rPr>
          <w:rFonts w:ascii="宋体" w:eastAsia="宋体" w:hAnsi="宋体" w:cs="宋体"/>
          <w:kern w:val="0"/>
          <w:szCs w:val="21"/>
          <w:lang w:bidi="ar"/>
        </w:rPr>
        <w:t>ump，大量</w:t>
      </w:r>
      <w:r>
        <w:rPr>
          <w:rFonts w:ascii="宋体" w:eastAsia="宋体" w:hAnsi="宋体" w:cs="宋体" w:hint="eastAsia"/>
          <w:kern w:val="0"/>
          <w:szCs w:val="21"/>
          <w:lang w:bidi="ar"/>
        </w:rPr>
        <w:t>waiting</w:t>
      </w:r>
      <w:r>
        <w:rPr>
          <w:rFonts w:ascii="宋体" w:eastAsia="宋体" w:hAnsi="宋体" w:cs="宋体"/>
          <w:kern w:val="0"/>
          <w:szCs w:val="21"/>
          <w:lang w:bidi="ar"/>
        </w:rPr>
        <w:t xml:space="preserve"> </w:t>
      </w:r>
      <w:r>
        <w:rPr>
          <w:rFonts w:ascii="宋体" w:eastAsia="宋体" w:hAnsi="宋体" w:cs="宋体" w:hint="eastAsia"/>
          <w:kern w:val="0"/>
          <w:szCs w:val="21"/>
          <w:lang w:bidi="ar"/>
        </w:rPr>
        <w:t>for</w:t>
      </w:r>
      <w:r>
        <w:rPr>
          <w:rFonts w:ascii="宋体" w:eastAsia="宋体" w:hAnsi="宋体" w:cs="宋体"/>
          <w:kern w:val="0"/>
          <w:szCs w:val="21"/>
          <w:lang w:bidi="ar"/>
        </w:rPr>
        <w:t xml:space="preserve"> </w:t>
      </w:r>
      <w:r>
        <w:rPr>
          <w:rFonts w:ascii="宋体" w:eastAsia="宋体" w:hAnsi="宋体" w:cs="宋体" w:hint="eastAsia"/>
          <w:kern w:val="0"/>
          <w:szCs w:val="21"/>
          <w:lang w:bidi="ar"/>
        </w:rPr>
        <w:t>mo</w:t>
      </w:r>
      <w:r>
        <w:rPr>
          <w:rFonts w:ascii="宋体" w:eastAsia="宋体" w:hAnsi="宋体" w:cs="宋体"/>
          <w:kern w:val="0"/>
          <w:szCs w:val="21"/>
          <w:lang w:bidi="ar"/>
        </w:rPr>
        <w:t>nitor状态的</w:t>
      </w:r>
      <w:r>
        <w:rPr>
          <w:rFonts w:ascii="宋体" w:eastAsia="宋体" w:hAnsi="宋体" w:cs="宋体" w:hint="eastAsia"/>
          <w:kern w:val="0"/>
          <w:szCs w:val="21"/>
          <w:lang w:bidi="ar"/>
        </w:rPr>
        <w:t>含有业务逻辑的线程存在，则可能存在严重的资源争夺问题</w:t>
      </w:r>
      <w:r>
        <w:rPr>
          <w:rFonts w:ascii="宋体" w:eastAsia="宋体" w:hAnsi="宋体" w:cs="宋体"/>
          <w:kern w:val="0"/>
          <w:szCs w:val="21"/>
          <w:lang w:bidi="ar"/>
        </w:rPr>
        <w:t>；</w:t>
      </w:r>
    </w:p>
    <w:p w14:paraId="11EA854D"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1</w:t>
      </w:r>
      <w:r>
        <w:rPr>
          <w:rFonts w:ascii="宋体" w:eastAsia="宋体" w:hAnsi="宋体" w:cs="宋体"/>
          <w:kern w:val="0"/>
          <w:szCs w:val="21"/>
          <w:lang w:bidi="ar"/>
        </w:rPr>
        <w:t>3</w:t>
      </w:r>
      <w:r>
        <w:rPr>
          <w:rFonts w:ascii="宋体" w:eastAsia="宋体" w:hAnsi="宋体" w:cs="宋体" w:hint="eastAsia"/>
          <w:kern w:val="0"/>
          <w:szCs w:val="21"/>
          <w:lang w:bidi="ar"/>
        </w:rPr>
        <w:t>、</w:t>
      </w:r>
      <w:r>
        <w:rPr>
          <w:rFonts w:ascii="宋体" w:eastAsia="宋体" w:hAnsi="宋体" w:cs="宋体"/>
          <w:kern w:val="0"/>
          <w:szCs w:val="21"/>
          <w:lang w:bidi="ar"/>
        </w:rPr>
        <w:t>由研发排查</w:t>
      </w:r>
      <w:r>
        <w:rPr>
          <w:rFonts w:ascii="宋体" w:eastAsia="宋体" w:hAnsi="宋体" w:cs="宋体" w:hint="eastAsia"/>
          <w:kern w:val="0"/>
          <w:szCs w:val="21"/>
          <w:lang w:bidi="ar"/>
        </w:rPr>
        <w:t>飞行记录</w:t>
      </w:r>
      <w:r>
        <w:rPr>
          <w:rFonts w:ascii="宋体" w:eastAsia="宋体" w:hAnsi="宋体" w:cs="宋体"/>
          <w:kern w:val="0"/>
          <w:szCs w:val="21"/>
          <w:lang w:bidi="ar"/>
        </w:rPr>
        <w:t>，</w:t>
      </w:r>
      <w:r>
        <w:rPr>
          <w:rFonts w:ascii="宋体" w:eastAsia="宋体" w:hAnsi="宋体" w:cs="宋体" w:hint="eastAsia"/>
          <w:kern w:val="0"/>
          <w:szCs w:val="21"/>
          <w:lang w:bidi="ar"/>
        </w:rPr>
        <w:t>发现JVM存在非常频繁的GC操作，且GC后内存回收效果十分明显，则需先确认TLAB中内存的分配情况，可能存在细小对象创建的过于频繁的问题，其次可以适当调整JVM参数，适当减少GC次数，需注意的是，</w:t>
      </w:r>
      <w:proofErr w:type="gramStart"/>
      <w:r>
        <w:rPr>
          <w:rFonts w:ascii="宋体" w:eastAsia="宋体" w:hAnsi="宋体" w:cs="宋体" w:hint="eastAsia"/>
          <w:kern w:val="0"/>
          <w:szCs w:val="21"/>
          <w:lang w:bidi="ar"/>
        </w:rPr>
        <w:t>年轻代及总</w:t>
      </w:r>
      <w:proofErr w:type="gramEnd"/>
      <w:r>
        <w:rPr>
          <w:rFonts w:ascii="宋体" w:eastAsia="宋体" w:hAnsi="宋体" w:cs="宋体" w:hint="eastAsia"/>
          <w:kern w:val="0"/>
          <w:szCs w:val="21"/>
          <w:lang w:bidi="ar"/>
        </w:rPr>
        <w:t>内存并不是越大越好，内存越大，GC时间越长。</w:t>
      </w:r>
    </w:p>
    <w:p w14:paraId="6D089CD5"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1</w:t>
      </w:r>
      <w:r>
        <w:rPr>
          <w:rFonts w:ascii="宋体" w:eastAsia="宋体" w:hAnsi="宋体" w:cs="宋体"/>
          <w:kern w:val="0"/>
          <w:szCs w:val="21"/>
          <w:lang w:bidi="ar"/>
        </w:rPr>
        <w:t>4</w:t>
      </w:r>
      <w:r>
        <w:rPr>
          <w:rFonts w:ascii="宋体" w:eastAsia="宋体" w:hAnsi="宋体" w:cs="宋体" w:hint="eastAsia"/>
          <w:kern w:val="0"/>
          <w:szCs w:val="21"/>
          <w:lang w:bidi="ar"/>
        </w:rPr>
        <w:t>、</w:t>
      </w:r>
      <w:r>
        <w:rPr>
          <w:rFonts w:ascii="宋体" w:eastAsia="宋体" w:hAnsi="宋体" w:cs="宋体"/>
          <w:kern w:val="0"/>
          <w:szCs w:val="21"/>
          <w:lang w:bidi="ar"/>
        </w:rPr>
        <w:t>由研发排查</w:t>
      </w:r>
      <w:r>
        <w:rPr>
          <w:rFonts w:ascii="宋体" w:eastAsia="宋体" w:hAnsi="宋体" w:cs="宋体" w:hint="eastAsia"/>
          <w:kern w:val="0"/>
          <w:szCs w:val="21"/>
          <w:lang w:bidi="ar"/>
        </w:rPr>
        <w:t>飞行记录</w:t>
      </w:r>
      <w:r>
        <w:rPr>
          <w:rFonts w:ascii="宋体" w:eastAsia="宋体" w:hAnsi="宋体" w:cs="宋体"/>
          <w:kern w:val="0"/>
          <w:szCs w:val="21"/>
          <w:lang w:bidi="ar"/>
        </w:rPr>
        <w:t>，</w:t>
      </w:r>
      <w:r>
        <w:rPr>
          <w:rFonts w:ascii="宋体" w:eastAsia="宋体" w:hAnsi="宋体" w:cs="宋体" w:hint="eastAsia"/>
          <w:kern w:val="0"/>
          <w:szCs w:val="21"/>
          <w:lang w:bidi="ar"/>
        </w:rPr>
        <w:t>发现JVM存在非常频繁的GC操作，且GC后内存并无明显变化，则需现场提供堆dump进行下一步分析，可能存在内存泄露，也可能是超大对象占满了内存；</w:t>
      </w:r>
    </w:p>
    <w:p w14:paraId="7E758A9D"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1</w:t>
      </w:r>
      <w:r>
        <w:rPr>
          <w:rFonts w:ascii="宋体" w:eastAsia="宋体" w:hAnsi="宋体" w:cs="宋体"/>
          <w:kern w:val="0"/>
          <w:szCs w:val="21"/>
          <w:lang w:bidi="ar"/>
        </w:rPr>
        <w:t>5</w:t>
      </w:r>
      <w:r>
        <w:rPr>
          <w:rFonts w:ascii="宋体" w:eastAsia="宋体" w:hAnsi="宋体" w:cs="宋体" w:hint="eastAsia"/>
          <w:kern w:val="0"/>
          <w:szCs w:val="21"/>
          <w:lang w:bidi="ar"/>
        </w:rPr>
        <w:t>、集群情况下，更新缓存资源数据卡住时，如果线程dump中问题线程的</w:t>
      </w:r>
      <w:proofErr w:type="gramStart"/>
      <w:r>
        <w:rPr>
          <w:rFonts w:ascii="宋体" w:eastAsia="宋体" w:hAnsi="宋体" w:cs="宋体" w:hint="eastAsia"/>
          <w:kern w:val="0"/>
          <w:szCs w:val="21"/>
          <w:lang w:bidi="ar"/>
        </w:rPr>
        <w:t>栈</w:t>
      </w:r>
      <w:proofErr w:type="gramEnd"/>
      <w:r>
        <w:rPr>
          <w:rFonts w:ascii="宋体" w:eastAsia="宋体" w:hAnsi="宋体" w:cs="宋体" w:hint="eastAsia"/>
          <w:kern w:val="0"/>
          <w:szCs w:val="21"/>
          <w:lang w:bidi="ar"/>
        </w:rPr>
        <w:t>中存在</w:t>
      </w:r>
      <w:r>
        <w:rPr>
          <w:rFonts w:ascii="宋体" w:eastAsia="宋体" w:hAnsi="宋体" w:cs="宋体"/>
          <w:kern w:val="0"/>
          <w:szCs w:val="21"/>
          <w:lang w:bidi="ar"/>
        </w:rPr>
        <w:t>cluster</w:t>
      </w:r>
      <w:r>
        <w:rPr>
          <w:rFonts w:ascii="宋体" w:eastAsia="宋体" w:hAnsi="宋体" w:cs="宋体" w:hint="eastAsia"/>
          <w:kern w:val="0"/>
          <w:szCs w:val="21"/>
          <w:lang w:bidi="ar"/>
        </w:rPr>
        <w:t>，则说明大概率是集群缓存出现了问题；</w:t>
      </w:r>
    </w:p>
    <w:p w14:paraId="7E53B752"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16、存在一种情况，登录界面打不开（空白），通过netstat查看连接数异常高，是否存在负载均衡设备或软件在请求或者其他异常请求导致网络</w:t>
      </w:r>
      <w:proofErr w:type="gramStart"/>
      <w:r>
        <w:rPr>
          <w:rFonts w:ascii="宋体" w:eastAsia="宋体" w:hAnsi="宋体" w:cs="宋体" w:hint="eastAsia"/>
          <w:kern w:val="0"/>
          <w:szCs w:val="21"/>
          <w:lang w:bidi="ar"/>
        </w:rPr>
        <w:t>链接数</w:t>
      </w:r>
      <w:proofErr w:type="gramEnd"/>
      <w:r>
        <w:rPr>
          <w:rFonts w:ascii="宋体" w:eastAsia="宋体" w:hAnsi="宋体" w:cs="宋体" w:hint="eastAsia"/>
          <w:kern w:val="0"/>
          <w:szCs w:val="21"/>
          <w:lang w:bidi="ar"/>
        </w:rPr>
        <w:t>占满；</w:t>
      </w:r>
    </w:p>
    <w:p w14:paraId="6CACC297" w14:textId="77777777" w:rsidR="00C7194B"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17、一些重量级的计划任务（如批量复制数据、批量推送、接收数据、批量运算等），要配置好执行时机，不要过于频繁、选择合适的时机执行；</w:t>
      </w:r>
    </w:p>
    <w:p w14:paraId="3AB21A29" w14:textId="77777777" w:rsidR="003C0389" w:rsidRDefault="00176B46">
      <w:pPr>
        <w:widowControl/>
        <w:spacing w:line="26" w:lineRule="atLeast"/>
        <w:jc w:val="left"/>
        <w:rPr>
          <w:rFonts w:ascii="宋体" w:eastAsia="宋体" w:hAnsi="宋体" w:cs="宋体"/>
          <w:kern w:val="0"/>
          <w:szCs w:val="21"/>
          <w:lang w:bidi="ar"/>
        </w:rPr>
      </w:pPr>
      <w:r>
        <w:rPr>
          <w:rFonts w:ascii="宋体" w:eastAsia="宋体" w:hAnsi="宋体" w:cs="宋体" w:hint="eastAsia"/>
          <w:kern w:val="0"/>
          <w:szCs w:val="21"/>
          <w:lang w:bidi="ar"/>
        </w:rPr>
        <w:t>18、如编制</w:t>
      </w:r>
      <w:proofErr w:type="gramStart"/>
      <w:r>
        <w:rPr>
          <w:rFonts w:ascii="宋体" w:eastAsia="宋体" w:hAnsi="宋体" w:cs="宋体" w:hint="eastAsia"/>
          <w:kern w:val="0"/>
          <w:szCs w:val="21"/>
          <w:lang w:bidi="ar"/>
        </w:rPr>
        <w:t>表样打开</w:t>
      </w:r>
      <w:proofErr w:type="gramEnd"/>
      <w:r>
        <w:rPr>
          <w:rFonts w:ascii="宋体" w:eastAsia="宋体" w:hAnsi="宋体" w:cs="宋体" w:hint="eastAsia"/>
          <w:kern w:val="0"/>
          <w:szCs w:val="21"/>
          <w:lang w:bidi="ar"/>
        </w:rPr>
        <w:t>较慢（有自动运算公式），先停用公式，如果速度快了，证明是自动运算公式影响，逐步启用部分公式定位是哪个公式效率低下，从而优化公式写法或优化公式执行逻辑等；</w:t>
      </w:r>
    </w:p>
    <w:p w14:paraId="5DA261BF" w14:textId="77777777" w:rsidR="00C7194B" w:rsidRDefault="00176B46">
      <w:pPr>
        <w:pStyle w:val="1"/>
      </w:pPr>
      <w:bookmarkStart w:id="25" w:name="_Toc10018490"/>
      <w:r>
        <w:rPr>
          <w:rFonts w:hint="eastAsia"/>
        </w:rPr>
        <w:t>五、其他：启动参数问题</w:t>
      </w:r>
      <w:bookmarkEnd w:id="25"/>
    </w:p>
    <w:p w14:paraId="398CC7D6" w14:textId="77777777" w:rsidR="00C7194B" w:rsidRDefault="00176B46">
      <w:pPr>
        <w:pStyle w:val="a5"/>
        <w:widowControl/>
        <w:rPr>
          <w:rFonts w:cstheme="minorBidi"/>
          <w:kern w:val="2"/>
          <w:sz w:val="21"/>
        </w:rPr>
      </w:pPr>
      <w:r>
        <w:rPr>
          <w:rFonts w:cstheme="minorBidi" w:hint="eastAsia"/>
          <w:kern w:val="2"/>
          <w:sz w:val="21"/>
        </w:rPr>
        <w:t>1</w:t>
      </w:r>
      <w:r>
        <w:rPr>
          <w:rFonts w:cstheme="minorBidi" w:hint="eastAsia"/>
          <w:kern w:val="2"/>
          <w:sz w:val="21"/>
        </w:rPr>
        <w:t>、垃圾回收一般可配置使用</w:t>
      </w:r>
      <w:r>
        <w:rPr>
          <w:rFonts w:cstheme="minorBidi" w:hint="eastAsia"/>
          <w:kern w:val="2"/>
          <w:sz w:val="21"/>
        </w:rPr>
        <w:t>G1</w:t>
      </w:r>
      <w:r>
        <w:rPr>
          <w:rFonts w:cstheme="minorBidi" w:hint="eastAsia"/>
          <w:kern w:val="2"/>
          <w:sz w:val="21"/>
        </w:rPr>
        <w:t>回收机制，参数为：</w:t>
      </w:r>
      <w:r>
        <w:rPr>
          <w:rFonts w:cstheme="minorBidi" w:hint="eastAsia"/>
          <w:kern w:val="2"/>
          <w:sz w:val="21"/>
        </w:rPr>
        <w:t>-XX:+UserG1Gc</w:t>
      </w:r>
      <w:r>
        <w:rPr>
          <w:rFonts w:cstheme="minorBidi" w:hint="eastAsia"/>
          <w:kern w:val="2"/>
          <w:sz w:val="21"/>
        </w:rPr>
        <w:t>；</w:t>
      </w:r>
    </w:p>
    <w:p w14:paraId="68DB2259" w14:textId="77777777" w:rsidR="00C7194B" w:rsidRDefault="00176B46">
      <w:pPr>
        <w:pStyle w:val="a5"/>
        <w:widowControl/>
        <w:rPr>
          <w:rFonts w:cstheme="minorBidi"/>
          <w:kern w:val="2"/>
          <w:sz w:val="21"/>
        </w:rPr>
      </w:pPr>
      <w:r>
        <w:rPr>
          <w:rFonts w:cstheme="minorBidi" w:hint="eastAsia"/>
          <w:kern w:val="2"/>
          <w:sz w:val="21"/>
        </w:rPr>
        <w:lastRenderedPageBreak/>
        <w:t>2</w:t>
      </w:r>
      <w:r>
        <w:rPr>
          <w:rFonts w:cstheme="minorBidi" w:hint="eastAsia"/>
          <w:kern w:val="2"/>
          <w:sz w:val="21"/>
        </w:rPr>
        <w:t>、</w:t>
      </w:r>
      <w:r>
        <w:rPr>
          <w:rFonts w:cstheme="minorBidi" w:hint="eastAsia"/>
          <w:kern w:val="2"/>
          <w:sz w:val="21"/>
        </w:rPr>
        <w:t>-</w:t>
      </w:r>
      <w:proofErr w:type="spellStart"/>
      <w:r>
        <w:rPr>
          <w:rFonts w:cstheme="minorBidi" w:hint="eastAsia"/>
          <w:kern w:val="2"/>
          <w:sz w:val="21"/>
        </w:rPr>
        <w:t>XX:MaxPermSize</w:t>
      </w:r>
      <w:proofErr w:type="spellEnd"/>
      <w:r>
        <w:rPr>
          <w:rFonts w:cstheme="minorBidi" w:hint="eastAsia"/>
          <w:kern w:val="2"/>
          <w:sz w:val="21"/>
        </w:rPr>
        <w:t>为持久</w:t>
      </w:r>
      <w:proofErr w:type="gramStart"/>
      <w:r>
        <w:rPr>
          <w:rFonts w:cstheme="minorBidi" w:hint="eastAsia"/>
          <w:kern w:val="2"/>
          <w:sz w:val="21"/>
        </w:rPr>
        <w:t>代最大</w:t>
      </w:r>
      <w:proofErr w:type="gramEnd"/>
      <w:r>
        <w:rPr>
          <w:rFonts w:cstheme="minorBidi" w:hint="eastAsia"/>
          <w:kern w:val="2"/>
          <w:sz w:val="21"/>
        </w:rPr>
        <w:t>内存，用于存储类、方法、静态内容等，和用户使用量关系不大（一般和</w:t>
      </w:r>
      <w:r>
        <w:rPr>
          <w:rFonts w:cstheme="minorBidi" w:hint="eastAsia"/>
          <w:kern w:val="2"/>
          <w:sz w:val="21"/>
        </w:rPr>
        <w:t>da</w:t>
      </w:r>
      <w:r>
        <w:rPr>
          <w:rFonts w:cstheme="minorBidi" w:hint="eastAsia"/>
          <w:kern w:val="2"/>
          <w:sz w:val="21"/>
        </w:rPr>
        <w:t>包中的模块个数成正比），一般情况</w:t>
      </w:r>
      <w:r>
        <w:rPr>
          <w:rFonts w:cstheme="minorBidi" w:hint="eastAsia"/>
          <w:kern w:val="2"/>
          <w:sz w:val="21"/>
        </w:rPr>
        <w:t>512M</w:t>
      </w:r>
      <w:r>
        <w:rPr>
          <w:rFonts w:cstheme="minorBidi" w:hint="eastAsia"/>
          <w:kern w:val="2"/>
          <w:sz w:val="21"/>
        </w:rPr>
        <w:t>足够，极端情况到</w:t>
      </w:r>
      <w:r>
        <w:rPr>
          <w:rFonts w:cstheme="minorBidi" w:hint="eastAsia"/>
          <w:kern w:val="2"/>
          <w:sz w:val="21"/>
        </w:rPr>
        <w:t>1G</w:t>
      </w:r>
      <w:r>
        <w:rPr>
          <w:rFonts w:cstheme="minorBidi" w:hint="eastAsia"/>
          <w:kern w:val="2"/>
          <w:sz w:val="21"/>
        </w:rPr>
        <w:t>足够</w:t>
      </w:r>
      <w:r>
        <w:rPr>
          <w:rFonts w:hint="eastAsia"/>
        </w:rPr>
        <w:t>；</w:t>
      </w:r>
    </w:p>
    <w:p w14:paraId="39C1A6B8" w14:textId="77777777" w:rsidR="00C7194B" w:rsidRDefault="00176B46">
      <w:pPr>
        <w:pStyle w:val="a5"/>
        <w:widowControl/>
        <w:rPr>
          <w:rFonts w:cstheme="minorBidi"/>
          <w:kern w:val="2"/>
          <w:sz w:val="21"/>
        </w:rPr>
      </w:pPr>
      <w:r>
        <w:rPr>
          <w:rFonts w:cstheme="minorBidi" w:hint="eastAsia"/>
          <w:kern w:val="2"/>
          <w:sz w:val="21"/>
        </w:rPr>
        <w:t>3</w:t>
      </w:r>
      <w:r>
        <w:rPr>
          <w:rFonts w:cstheme="minorBidi" w:hint="eastAsia"/>
          <w:kern w:val="2"/>
          <w:sz w:val="21"/>
        </w:rPr>
        <w:t>、参数</w:t>
      </w:r>
      <w:proofErr w:type="spellStart"/>
      <w:r>
        <w:rPr>
          <w:rFonts w:cstheme="minorBidi" w:hint="eastAsia"/>
          <w:kern w:val="2"/>
          <w:sz w:val="21"/>
        </w:rPr>
        <w:t>xmn</w:t>
      </w:r>
      <w:proofErr w:type="spellEnd"/>
      <w:r>
        <w:rPr>
          <w:rFonts w:cstheme="minorBidi" w:hint="eastAsia"/>
          <w:kern w:val="2"/>
          <w:sz w:val="21"/>
        </w:rPr>
        <w:t>一般配置为</w:t>
      </w:r>
      <w:proofErr w:type="spellStart"/>
      <w:r>
        <w:rPr>
          <w:rFonts w:cstheme="minorBidi" w:hint="eastAsia"/>
          <w:kern w:val="2"/>
          <w:sz w:val="21"/>
        </w:rPr>
        <w:t>xmx</w:t>
      </w:r>
      <w:proofErr w:type="spellEnd"/>
      <w:r>
        <w:rPr>
          <w:rFonts w:cstheme="minorBidi" w:hint="eastAsia"/>
          <w:kern w:val="2"/>
          <w:sz w:val="21"/>
        </w:rPr>
        <w:t>的</w:t>
      </w:r>
      <w:r>
        <w:rPr>
          <w:rFonts w:cstheme="minorBidi" w:hint="eastAsia"/>
          <w:kern w:val="2"/>
          <w:sz w:val="21"/>
        </w:rPr>
        <w:t>1/3</w:t>
      </w:r>
      <w:r>
        <w:rPr>
          <w:rFonts w:cstheme="minorBidi" w:hint="eastAsia"/>
          <w:kern w:val="2"/>
          <w:sz w:val="21"/>
        </w:rPr>
        <w:t>到</w:t>
      </w:r>
      <w:r>
        <w:rPr>
          <w:rFonts w:cstheme="minorBidi" w:hint="eastAsia"/>
          <w:kern w:val="2"/>
          <w:sz w:val="21"/>
        </w:rPr>
        <w:t>1/2</w:t>
      </w:r>
      <w:r>
        <w:rPr>
          <w:rFonts w:cstheme="minorBidi" w:hint="eastAsia"/>
          <w:kern w:val="2"/>
          <w:sz w:val="21"/>
        </w:rPr>
        <w:t>，预算类项目推荐</w:t>
      </w:r>
      <w:r>
        <w:rPr>
          <w:rFonts w:cstheme="minorBidi" w:hint="eastAsia"/>
          <w:kern w:val="2"/>
          <w:sz w:val="21"/>
        </w:rPr>
        <w:t>1/2</w:t>
      </w:r>
      <w:r>
        <w:rPr>
          <w:rFonts w:cstheme="minorBidi" w:hint="eastAsia"/>
          <w:kern w:val="2"/>
          <w:sz w:val="21"/>
        </w:rPr>
        <w:t>；</w:t>
      </w:r>
    </w:p>
    <w:p w14:paraId="5525BA62" w14:textId="77777777" w:rsidR="00C7194B" w:rsidRDefault="00176B46">
      <w:pPr>
        <w:pStyle w:val="a5"/>
        <w:widowControl/>
        <w:rPr>
          <w:rFonts w:cstheme="minorBidi"/>
          <w:kern w:val="2"/>
          <w:sz w:val="21"/>
        </w:rPr>
      </w:pPr>
      <w:r>
        <w:rPr>
          <w:rFonts w:cstheme="minorBidi" w:hint="eastAsia"/>
          <w:kern w:val="2"/>
          <w:sz w:val="21"/>
        </w:rPr>
        <w:t>4</w:t>
      </w:r>
      <w:r>
        <w:rPr>
          <w:rFonts w:cstheme="minorBidi" w:hint="eastAsia"/>
          <w:kern w:val="2"/>
          <w:sz w:val="21"/>
        </w:rPr>
        <w:t>、启动过程闪退：启动服务卡住或者启动窗口一闪或启动到半途自动关闭，则可将启动日志输出到文件中（增加如下红框中的启动参数），查看文件日志定位问题。</w:t>
      </w:r>
    </w:p>
    <w:p w14:paraId="236C1DC4" w14:textId="77777777" w:rsidR="00C7194B" w:rsidRDefault="00176B46">
      <w:pPr>
        <w:pStyle w:val="a5"/>
        <w:widowControl/>
        <w:rPr>
          <w:rFonts w:cstheme="minorBidi"/>
          <w:kern w:val="2"/>
          <w:sz w:val="21"/>
        </w:rPr>
      </w:pPr>
      <w:r>
        <w:rPr>
          <w:noProof/>
        </w:rPr>
        <w:drawing>
          <wp:inline distT="0" distB="0" distL="114300" distR="114300" wp14:anchorId="056FEBF8" wp14:editId="31BC2C89">
            <wp:extent cx="5265420" cy="398145"/>
            <wp:effectExtent l="0" t="0" r="11430" b="190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33"/>
                    <a:stretch>
                      <a:fillRect/>
                    </a:stretch>
                  </pic:blipFill>
                  <pic:spPr>
                    <a:xfrm>
                      <a:off x="0" y="0"/>
                      <a:ext cx="5265420" cy="398145"/>
                    </a:xfrm>
                    <a:prstGeom prst="rect">
                      <a:avLst/>
                    </a:prstGeom>
                    <a:noFill/>
                    <a:ln w="9525">
                      <a:noFill/>
                    </a:ln>
                  </pic:spPr>
                </pic:pic>
              </a:graphicData>
            </a:graphic>
          </wp:inline>
        </w:drawing>
      </w:r>
    </w:p>
    <w:p w14:paraId="05BEABB8" w14:textId="77777777" w:rsidR="00C7194B" w:rsidRDefault="00176B46">
      <w:pPr>
        <w:pStyle w:val="a5"/>
        <w:widowControl/>
        <w:rPr>
          <w:rFonts w:cstheme="minorBidi"/>
          <w:kern w:val="2"/>
          <w:sz w:val="21"/>
        </w:rPr>
      </w:pPr>
      <w:r>
        <w:rPr>
          <w:rFonts w:cstheme="minorBidi" w:hint="eastAsia"/>
          <w:kern w:val="2"/>
          <w:sz w:val="21"/>
        </w:rPr>
        <w:t>可能的问题有：</w:t>
      </w:r>
    </w:p>
    <w:p w14:paraId="7ECE5834" w14:textId="77777777" w:rsidR="00C7194B" w:rsidRDefault="00176B46">
      <w:pPr>
        <w:pStyle w:val="a5"/>
        <w:widowControl/>
        <w:rPr>
          <w:rFonts w:cstheme="minorBidi"/>
          <w:kern w:val="2"/>
          <w:sz w:val="21"/>
        </w:rPr>
      </w:pPr>
      <w:r>
        <w:rPr>
          <w:rFonts w:cstheme="minorBidi" w:hint="eastAsia"/>
          <w:kern w:val="2"/>
          <w:sz w:val="21"/>
        </w:rPr>
        <w:t>（</w:t>
      </w:r>
      <w:r>
        <w:rPr>
          <w:rFonts w:cstheme="minorBidi" w:hint="eastAsia"/>
          <w:kern w:val="2"/>
          <w:sz w:val="21"/>
        </w:rPr>
        <w:t>1</w:t>
      </w:r>
      <w:r>
        <w:rPr>
          <w:rFonts w:cstheme="minorBidi" w:hint="eastAsia"/>
          <w:kern w:val="2"/>
          <w:sz w:val="21"/>
        </w:rPr>
        <w:t>）</w:t>
      </w:r>
      <w:proofErr w:type="spellStart"/>
      <w:r>
        <w:rPr>
          <w:rFonts w:cstheme="minorBidi" w:hint="eastAsia"/>
          <w:kern w:val="2"/>
          <w:sz w:val="21"/>
        </w:rPr>
        <w:t>jdk</w:t>
      </w:r>
      <w:proofErr w:type="spellEnd"/>
      <w:r>
        <w:rPr>
          <w:rFonts w:cstheme="minorBidi" w:hint="eastAsia"/>
          <w:kern w:val="2"/>
          <w:sz w:val="21"/>
        </w:rPr>
        <w:t>版本问题，更换</w:t>
      </w:r>
      <w:proofErr w:type="spellStart"/>
      <w:r>
        <w:rPr>
          <w:rFonts w:cstheme="minorBidi" w:hint="eastAsia"/>
          <w:kern w:val="2"/>
          <w:sz w:val="21"/>
        </w:rPr>
        <w:t>jdk</w:t>
      </w:r>
      <w:proofErr w:type="spellEnd"/>
      <w:r>
        <w:rPr>
          <w:rFonts w:cstheme="minorBidi" w:hint="eastAsia"/>
          <w:kern w:val="2"/>
          <w:sz w:val="21"/>
        </w:rPr>
        <w:t>版本；</w:t>
      </w:r>
    </w:p>
    <w:p w14:paraId="4D1AC318" w14:textId="77777777" w:rsidR="00C7194B" w:rsidRDefault="00176B46">
      <w:pPr>
        <w:pStyle w:val="a5"/>
        <w:widowControl/>
        <w:rPr>
          <w:rFonts w:cstheme="minorBidi"/>
          <w:kern w:val="2"/>
          <w:sz w:val="21"/>
        </w:rPr>
      </w:pPr>
      <w:r>
        <w:rPr>
          <w:rFonts w:cstheme="minorBidi" w:hint="eastAsia"/>
          <w:kern w:val="2"/>
          <w:sz w:val="21"/>
        </w:rPr>
        <w:t>（</w:t>
      </w:r>
      <w:r>
        <w:rPr>
          <w:rFonts w:cstheme="minorBidi" w:hint="eastAsia"/>
          <w:kern w:val="2"/>
          <w:sz w:val="21"/>
        </w:rPr>
        <w:t>2</w:t>
      </w:r>
      <w:r>
        <w:rPr>
          <w:rFonts w:cstheme="minorBidi" w:hint="eastAsia"/>
          <w:kern w:val="2"/>
          <w:sz w:val="21"/>
        </w:rPr>
        <w:t>）启动过程中</w:t>
      </w:r>
      <w:proofErr w:type="spellStart"/>
      <w:r>
        <w:rPr>
          <w:rFonts w:cstheme="minorBidi" w:hint="eastAsia"/>
          <w:kern w:val="2"/>
          <w:sz w:val="21"/>
        </w:rPr>
        <w:t>dna</w:t>
      </w:r>
      <w:proofErr w:type="spellEnd"/>
      <w:r>
        <w:rPr>
          <w:rFonts w:cstheme="minorBidi" w:hint="eastAsia"/>
          <w:kern w:val="2"/>
          <w:sz w:val="21"/>
        </w:rPr>
        <w:t>服务丢字段问题，增加启动参数忽略；</w:t>
      </w:r>
      <w:proofErr w:type="gramStart"/>
      <w:r>
        <w:rPr>
          <w:rFonts w:cstheme="minorBidi" w:hint="eastAsia"/>
          <w:kern w:val="2"/>
          <w:sz w:val="21"/>
        </w:rPr>
        <w:t>-</w:t>
      </w:r>
      <w:proofErr w:type="spellStart"/>
      <w:r>
        <w:rPr>
          <w:rFonts w:cstheme="minorBidi" w:hint="eastAsia"/>
          <w:kern w:val="2"/>
          <w:sz w:val="21"/>
        </w:rPr>
        <w:t>Dcom.jiuqi.dna.bap.datastructure.boot</w:t>
      </w:r>
      <w:proofErr w:type="gramEnd"/>
      <w:r>
        <w:rPr>
          <w:rFonts w:cstheme="minorBidi" w:hint="eastAsia"/>
          <w:kern w:val="2"/>
          <w:sz w:val="21"/>
        </w:rPr>
        <w:t>.ignore.error</w:t>
      </w:r>
      <w:proofErr w:type="spellEnd"/>
      <w:r>
        <w:rPr>
          <w:rFonts w:cstheme="minorBidi" w:hint="eastAsia"/>
          <w:kern w:val="2"/>
          <w:sz w:val="21"/>
        </w:rPr>
        <w:t>=true</w:t>
      </w:r>
    </w:p>
    <w:p w14:paraId="16BB4178" w14:textId="77777777" w:rsidR="00C7194B" w:rsidRDefault="00176B46">
      <w:pPr>
        <w:pStyle w:val="a5"/>
        <w:widowControl/>
        <w:rPr>
          <w:rFonts w:cstheme="minorBidi"/>
          <w:kern w:val="2"/>
          <w:sz w:val="21"/>
        </w:rPr>
      </w:pPr>
      <w:r>
        <w:rPr>
          <w:rFonts w:cstheme="minorBidi" w:hint="eastAsia"/>
          <w:kern w:val="2"/>
          <w:sz w:val="21"/>
        </w:rPr>
        <w:t>（</w:t>
      </w:r>
      <w:r>
        <w:rPr>
          <w:rFonts w:cstheme="minorBidi" w:hint="eastAsia"/>
          <w:kern w:val="2"/>
          <w:sz w:val="21"/>
        </w:rPr>
        <w:t>3</w:t>
      </w:r>
      <w:r>
        <w:rPr>
          <w:rFonts w:cstheme="minorBidi" w:hint="eastAsia"/>
          <w:kern w:val="2"/>
          <w:sz w:val="21"/>
        </w:rPr>
        <w:t>）部分情况也遇到过</w:t>
      </w:r>
      <w:proofErr w:type="spellStart"/>
      <w:r>
        <w:rPr>
          <w:rFonts w:cstheme="minorBidi" w:hint="eastAsia"/>
          <w:kern w:val="2"/>
          <w:sz w:val="21"/>
        </w:rPr>
        <w:t>jdk</w:t>
      </w:r>
      <w:proofErr w:type="spellEnd"/>
      <w:r>
        <w:rPr>
          <w:rFonts w:cstheme="minorBidi" w:hint="eastAsia"/>
          <w:kern w:val="2"/>
          <w:sz w:val="21"/>
        </w:rPr>
        <w:t>有</w:t>
      </w:r>
      <w:r>
        <w:rPr>
          <w:rFonts w:cstheme="minorBidi" w:hint="eastAsia"/>
          <w:kern w:val="2"/>
          <w:sz w:val="21"/>
        </w:rPr>
        <w:t>bug</w:t>
      </w:r>
      <w:r>
        <w:rPr>
          <w:rFonts w:cstheme="minorBidi" w:hint="eastAsia"/>
          <w:kern w:val="2"/>
          <w:sz w:val="21"/>
        </w:rPr>
        <w:t>的情况，升级</w:t>
      </w:r>
      <w:proofErr w:type="spellStart"/>
      <w:r>
        <w:rPr>
          <w:rFonts w:cstheme="minorBidi" w:hint="eastAsia"/>
          <w:kern w:val="2"/>
          <w:sz w:val="21"/>
        </w:rPr>
        <w:t>jdk</w:t>
      </w:r>
      <w:proofErr w:type="spellEnd"/>
      <w:r>
        <w:rPr>
          <w:rFonts w:cstheme="minorBidi" w:hint="eastAsia"/>
          <w:kern w:val="2"/>
          <w:sz w:val="21"/>
        </w:rPr>
        <w:t>版本，如升级到</w:t>
      </w:r>
      <w:r>
        <w:rPr>
          <w:rFonts w:cstheme="minorBidi" w:hint="eastAsia"/>
          <w:kern w:val="2"/>
          <w:sz w:val="21"/>
        </w:rPr>
        <w:t>1.7_80</w:t>
      </w:r>
      <w:r>
        <w:rPr>
          <w:rFonts w:cstheme="minorBidi" w:hint="eastAsia"/>
          <w:kern w:val="2"/>
          <w:sz w:val="21"/>
        </w:rPr>
        <w:t>版本；</w:t>
      </w:r>
    </w:p>
    <w:p w14:paraId="28CB5297" w14:textId="77777777" w:rsidR="00C7194B" w:rsidRDefault="00176B46">
      <w:pPr>
        <w:pStyle w:val="a5"/>
        <w:widowControl/>
        <w:rPr>
          <w:rFonts w:cstheme="minorBidi"/>
          <w:kern w:val="2"/>
          <w:sz w:val="21"/>
        </w:rPr>
      </w:pPr>
      <w:r>
        <w:rPr>
          <w:rFonts w:cstheme="minorBidi" w:hint="eastAsia"/>
          <w:kern w:val="2"/>
          <w:sz w:val="21"/>
        </w:rPr>
        <w:t>5</w:t>
      </w:r>
      <w:r>
        <w:rPr>
          <w:rFonts w:cstheme="minorBidi" w:hint="eastAsia"/>
          <w:kern w:val="2"/>
          <w:sz w:val="21"/>
        </w:rPr>
        <w:t>、集群服务第二个之后的节点启动过程卡住：集群部署，需按顺序启动，启动过程中需屏蔽掉所有界面访问入口（有配置可控制），包括外部</w:t>
      </w:r>
      <w:r>
        <w:rPr>
          <w:rFonts w:cstheme="minorBidi" w:hint="eastAsia"/>
          <w:kern w:val="2"/>
          <w:sz w:val="21"/>
        </w:rPr>
        <w:t>webservice</w:t>
      </w:r>
      <w:r>
        <w:rPr>
          <w:rFonts w:cstheme="minorBidi" w:hint="eastAsia"/>
          <w:kern w:val="2"/>
          <w:sz w:val="21"/>
        </w:rPr>
        <w:t>调用情况；</w:t>
      </w:r>
    </w:p>
    <w:p w14:paraId="1B2C34F6" w14:textId="77777777" w:rsidR="00C7194B" w:rsidRDefault="00176B46">
      <w:pPr>
        <w:pStyle w:val="a5"/>
        <w:widowControl/>
        <w:rPr>
          <w:rFonts w:cstheme="minorBidi"/>
          <w:kern w:val="2"/>
          <w:sz w:val="21"/>
        </w:rPr>
      </w:pPr>
      <w:r>
        <w:rPr>
          <w:rFonts w:cstheme="minorBidi" w:hint="eastAsia"/>
          <w:kern w:val="2"/>
          <w:sz w:val="21"/>
        </w:rPr>
        <w:t>6</w:t>
      </w:r>
      <w:r>
        <w:rPr>
          <w:rFonts w:cstheme="minorBidi" w:hint="eastAsia"/>
          <w:kern w:val="2"/>
          <w:sz w:val="21"/>
        </w:rPr>
        <w:t>、</w:t>
      </w:r>
      <w:r>
        <w:rPr>
          <w:rFonts w:cstheme="minorBidi" w:hint="eastAsia"/>
          <w:kern w:val="2"/>
          <w:sz w:val="21"/>
        </w:rPr>
        <w:t>Minor</w:t>
      </w:r>
      <w:r>
        <w:rPr>
          <w:rFonts w:cstheme="minorBidi" w:hint="eastAsia"/>
          <w:kern w:val="2"/>
          <w:sz w:val="21"/>
        </w:rPr>
        <w:t>垃圾回收单次耗时一般是毫秒级别，</w:t>
      </w:r>
      <w:r>
        <w:rPr>
          <w:rFonts w:cstheme="minorBidi" w:hint="eastAsia"/>
          <w:kern w:val="2"/>
          <w:sz w:val="21"/>
        </w:rPr>
        <w:t>Full</w:t>
      </w:r>
      <w:r>
        <w:rPr>
          <w:rFonts w:cstheme="minorBidi" w:hint="eastAsia"/>
          <w:kern w:val="2"/>
          <w:sz w:val="21"/>
        </w:rPr>
        <w:t>垃圾回收单次耗时一般可能几秒或者更长，且</w:t>
      </w:r>
      <w:r>
        <w:rPr>
          <w:rFonts w:cstheme="minorBidi" w:hint="eastAsia"/>
          <w:kern w:val="2"/>
          <w:sz w:val="21"/>
        </w:rPr>
        <w:t>Full</w:t>
      </w:r>
      <w:r>
        <w:rPr>
          <w:rFonts w:cstheme="minorBidi" w:hint="eastAsia"/>
          <w:kern w:val="2"/>
          <w:sz w:val="21"/>
        </w:rPr>
        <w:t>垃圾回收时会暂停所有用户线程，即所有界面操作卡住，可通过飞行记录或者</w:t>
      </w:r>
      <w:proofErr w:type="spellStart"/>
      <w:r>
        <w:rPr>
          <w:rFonts w:cstheme="minorBidi" w:hint="eastAsia"/>
          <w:kern w:val="2"/>
          <w:sz w:val="21"/>
        </w:rPr>
        <w:t>jstat</w:t>
      </w:r>
      <w:proofErr w:type="spellEnd"/>
      <w:r>
        <w:rPr>
          <w:rFonts w:cstheme="minorBidi" w:hint="eastAsia"/>
          <w:kern w:val="2"/>
          <w:sz w:val="21"/>
        </w:rPr>
        <w:t>命令查看；</w:t>
      </w:r>
    </w:p>
    <w:p w14:paraId="09F88D7F" w14:textId="77777777" w:rsidR="00C7194B" w:rsidRDefault="00C7194B">
      <w:pPr>
        <w:pStyle w:val="a5"/>
        <w:widowControl/>
        <w:rPr>
          <w:rFonts w:cstheme="minorBidi"/>
          <w:kern w:val="2"/>
          <w:sz w:val="21"/>
        </w:rPr>
      </w:pPr>
    </w:p>
    <w:p w14:paraId="1F590998" w14:textId="77777777" w:rsidR="00C7194B" w:rsidRDefault="00C7194B">
      <w:pPr>
        <w:widowControl/>
        <w:spacing w:line="26" w:lineRule="atLeast"/>
        <w:jc w:val="left"/>
        <w:rPr>
          <w:rFonts w:ascii="宋体" w:eastAsia="宋体" w:hAnsi="宋体" w:cs="宋体"/>
          <w:kern w:val="0"/>
          <w:szCs w:val="21"/>
          <w:lang w:bidi="ar"/>
        </w:rPr>
      </w:pPr>
    </w:p>
    <w:p w14:paraId="35D1D87F" w14:textId="77777777" w:rsidR="00C7194B" w:rsidRDefault="00176B46">
      <w:pPr>
        <w:rPr>
          <w:b/>
          <w:bCs/>
          <w:color w:val="D9D9D9" w:themeColor="background1" w:themeShade="D9"/>
          <w:sz w:val="24"/>
          <w:szCs w:val="32"/>
        </w:rPr>
      </w:pPr>
      <w:r>
        <w:rPr>
          <w:rFonts w:hint="eastAsia"/>
          <w:b/>
          <w:bCs/>
          <w:color w:val="D9D9D9" w:themeColor="background1" w:themeShade="D9"/>
          <w:sz w:val="24"/>
          <w:szCs w:val="32"/>
        </w:rPr>
        <w:t>附：预算项目效率问题场景及常见优化方案</w:t>
      </w:r>
    </w:p>
    <w:p w14:paraId="4E6B5687" w14:textId="77777777" w:rsidR="00C7194B" w:rsidRDefault="00176B46">
      <w:pPr>
        <w:widowControl/>
        <w:spacing w:line="26" w:lineRule="atLeast"/>
        <w:jc w:val="left"/>
        <w:rPr>
          <w:rFonts w:ascii="宋体" w:eastAsia="宋体" w:hAnsi="宋体" w:cs="宋体"/>
          <w:color w:val="D9D9D9" w:themeColor="background1" w:themeShade="D9"/>
          <w:kern w:val="0"/>
          <w:szCs w:val="21"/>
          <w:lang w:bidi="ar"/>
        </w:rPr>
      </w:pPr>
      <w:r>
        <w:rPr>
          <w:rFonts w:ascii="宋体" w:eastAsia="宋体" w:hAnsi="宋体" w:cs="宋体" w:hint="eastAsia"/>
          <w:color w:val="D9D9D9" w:themeColor="background1" w:themeShade="D9"/>
          <w:kern w:val="0"/>
          <w:szCs w:val="21"/>
          <w:lang w:bidi="ar"/>
        </w:rPr>
        <w:t>最常见的效率问题场景：</w:t>
      </w:r>
    </w:p>
    <w:p w14:paraId="06E36372" w14:textId="77777777" w:rsidR="00C7194B" w:rsidRDefault="00176B46">
      <w:pPr>
        <w:widowControl/>
        <w:numPr>
          <w:ilvl w:val="0"/>
          <w:numId w:val="7"/>
        </w:numPr>
        <w:spacing w:line="26" w:lineRule="atLeast"/>
        <w:jc w:val="left"/>
        <w:rPr>
          <w:rFonts w:ascii="宋体" w:eastAsia="宋体" w:hAnsi="宋体" w:cs="宋体"/>
          <w:color w:val="D9D9D9" w:themeColor="background1" w:themeShade="D9"/>
          <w:kern w:val="0"/>
          <w:szCs w:val="21"/>
          <w:lang w:bidi="ar"/>
        </w:rPr>
      </w:pPr>
      <w:r>
        <w:rPr>
          <w:rFonts w:ascii="宋体" w:eastAsia="宋体" w:hAnsi="宋体" w:cs="宋体"/>
          <w:color w:val="D9D9D9" w:themeColor="background1" w:themeShade="D9"/>
          <w:kern w:val="0"/>
          <w:szCs w:val="21"/>
          <w:lang w:bidi="ar"/>
        </w:rPr>
        <w:t>编制表打开</w:t>
      </w:r>
      <w:r>
        <w:rPr>
          <w:rFonts w:ascii="宋体" w:eastAsia="宋体" w:hAnsi="宋体" w:cs="宋体" w:hint="eastAsia"/>
          <w:color w:val="D9D9D9" w:themeColor="background1" w:themeShade="D9"/>
          <w:kern w:val="0"/>
          <w:szCs w:val="21"/>
          <w:lang w:bidi="ar"/>
        </w:rPr>
        <w:t>（不含自动运算）；</w:t>
      </w:r>
    </w:p>
    <w:p w14:paraId="5C6ABD31" w14:textId="77777777" w:rsidR="00C7194B" w:rsidRDefault="00176B46">
      <w:pPr>
        <w:widowControl/>
        <w:numPr>
          <w:ilvl w:val="0"/>
          <w:numId w:val="7"/>
        </w:numPr>
        <w:spacing w:line="26" w:lineRule="atLeast"/>
        <w:jc w:val="left"/>
        <w:rPr>
          <w:color w:val="D9D9D9" w:themeColor="background1" w:themeShade="D9"/>
          <w:szCs w:val="21"/>
        </w:rPr>
      </w:pPr>
      <w:r>
        <w:rPr>
          <w:rFonts w:ascii="宋体" w:eastAsia="宋体" w:hAnsi="宋体" w:cs="宋体" w:hint="eastAsia"/>
          <w:color w:val="D9D9D9" w:themeColor="background1" w:themeShade="D9"/>
          <w:kern w:val="0"/>
          <w:szCs w:val="21"/>
          <w:lang w:bidi="ar"/>
        </w:rPr>
        <w:t>运算操作：包括打开表时自动运算、全部运算等</w:t>
      </w:r>
      <w:r>
        <w:rPr>
          <w:rFonts w:ascii="宋体" w:eastAsia="宋体" w:hAnsi="宋体" w:cs="宋体"/>
          <w:color w:val="D9D9D9" w:themeColor="background1" w:themeShade="D9"/>
          <w:kern w:val="0"/>
          <w:szCs w:val="21"/>
          <w:lang w:bidi="ar"/>
        </w:rPr>
        <w:t>；</w:t>
      </w:r>
    </w:p>
    <w:p w14:paraId="05E8E429" w14:textId="77777777" w:rsidR="00C7194B" w:rsidRDefault="00176B46">
      <w:pPr>
        <w:widowControl/>
        <w:numPr>
          <w:ilvl w:val="0"/>
          <w:numId w:val="7"/>
        </w:numPr>
        <w:spacing w:line="26" w:lineRule="atLeast"/>
        <w:jc w:val="left"/>
        <w:rPr>
          <w:color w:val="D9D9D9" w:themeColor="background1" w:themeShade="D9"/>
          <w:szCs w:val="21"/>
        </w:rPr>
      </w:pPr>
      <w:r>
        <w:rPr>
          <w:rFonts w:hint="eastAsia"/>
          <w:color w:val="D9D9D9" w:themeColor="background1" w:themeShade="D9"/>
          <w:szCs w:val="21"/>
        </w:rPr>
        <w:t>汇总操作；</w:t>
      </w:r>
    </w:p>
    <w:p w14:paraId="5285A6D3" w14:textId="77777777" w:rsidR="00C7194B" w:rsidRDefault="00176B46">
      <w:pPr>
        <w:widowControl/>
        <w:spacing w:line="26" w:lineRule="atLeast"/>
        <w:jc w:val="left"/>
        <w:rPr>
          <w:color w:val="D9D9D9" w:themeColor="background1" w:themeShade="D9"/>
          <w:szCs w:val="21"/>
        </w:rPr>
      </w:pPr>
      <w:r>
        <w:rPr>
          <w:rFonts w:ascii="宋体" w:eastAsia="宋体" w:hAnsi="宋体" w:cs="宋体"/>
          <w:b/>
          <w:color w:val="D9D9D9" w:themeColor="background1" w:themeShade="D9"/>
          <w:kern w:val="0"/>
          <w:szCs w:val="21"/>
          <w:lang w:bidi="ar"/>
        </w:rPr>
        <w:t>优化方案</w:t>
      </w:r>
      <w:r>
        <w:rPr>
          <w:rFonts w:ascii="宋体" w:eastAsia="宋体" w:hAnsi="宋体" w:cs="宋体" w:hint="eastAsia"/>
          <w:b/>
          <w:color w:val="D9D9D9" w:themeColor="background1" w:themeShade="D9"/>
          <w:kern w:val="0"/>
          <w:szCs w:val="21"/>
          <w:lang w:bidi="ar"/>
        </w:rPr>
        <w:t>（大方向）</w:t>
      </w:r>
      <w:r>
        <w:rPr>
          <w:rFonts w:ascii="宋体" w:eastAsia="宋体" w:hAnsi="宋体" w:cs="宋体"/>
          <w:b/>
          <w:color w:val="D9D9D9" w:themeColor="background1" w:themeShade="D9"/>
          <w:kern w:val="0"/>
          <w:szCs w:val="21"/>
          <w:lang w:bidi="ar"/>
        </w:rPr>
        <w:t>：</w:t>
      </w:r>
    </w:p>
    <w:p w14:paraId="6C5DD3C0" w14:textId="77777777" w:rsidR="00C7194B" w:rsidRDefault="00176B46">
      <w:pPr>
        <w:widowControl/>
        <w:spacing w:line="26" w:lineRule="atLeast"/>
        <w:jc w:val="left"/>
        <w:rPr>
          <w:color w:val="D9D9D9" w:themeColor="background1" w:themeShade="D9"/>
          <w:szCs w:val="21"/>
        </w:rPr>
      </w:pPr>
      <w:r>
        <w:rPr>
          <w:rFonts w:ascii="宋体" w:eastAsia="宋体" w:hAnsi="宋体" w:cs="宋体"/>
          <w:color w:val="D9D9D9" w:themeColor="background1" w:themeShade="D9"/>
          <w:kern w:val="0"/>
          <w:szCs w:val="21"/>
          <w:lang w:bidi="ar"/>
        </w:rPr>
        <w:t>1、</w:t>
      </w:r>
      <w:r>
        <w:rPr>
          <w:rFonts w:ascii="宋体" w:eastAsia="宋体" w:hAnsi="宋体" w:cs="宋体"/>
          <w:b/>
          <w:color w:val="D9D9D9" w:themeColor="background1" w:themeShade="D9"/>
          <w:kern w:val="0"/>
          <w:szCs w:val="21"/>
          <w:lang w:bidi="ar"/>
        </w:rPr>
        <w:t>预解析：</w:t>
      </w:r>
      <w:r>
        <w:rPr>
          <w:rFonts w:ascii="宋体" w:eastAsia="宋体" w:hAnsi="宋体" w:cs="宋体"/>
          <w:color w:val="D9D9D9" w:themeColor="background1" w:themeShade="D9"/>
          <w:kern w:val="0"/>
          <w:szCs w:val="21"/>
          <w:lang w:bidi="ar"/>
        </w:rPr>
        <w:t>通配公式预解析，减少实时解析时间；</w:t>
      </w:r>
    </w:p>
    <w:p w14:paraId="66916A8D" w14:textId="77777777" w:rsidR="00C7194B" w:rsidRDefault="00176B46">
      <w:pPr>
        <w:widowControl/>
        <w:spacing w:line="26" w:lineRule="atLeast"/>
        <w:jc w:val="left"/>
        <w:rPr>
          <w:color w:val="D9D9D9" w:themeColor="background1" w:themeShade="D9"/>
          <w:szCs w:val="21"/>
        </w:rPr>
      </w:pPr>
      <w:r>
        <w:rPr>
          <w:rFonts w:ascii="宋体" w:eastAsia="宋体" w:hAnsi="宋体" w:cs="宋体"/>
          <w:color w:val="D9D9D9" w:themeColor="background1" w:themeShade="D9"/>
          <w:kern w:val="0"/>
          <w:szCs w:val="21"/>
          <w:lang w:bidi="ar"/>
        </w:rPr>
        <w:t>2、</w:t>
      </w:r>
      <w:r>
        <w:rPr>
          <w:rFonts w:ascii="宋体" w:eastAsia="宋体" w:hAnsi="宋体" w:cs="宋体"/>
          <w:b/>
          <w:color w:val="D9D9D9" w:themeColor="background1" w:themeShade="D9"/>
          <w:kern w:val="0"/>
          <w:szCs w:val="21"/>
          <w:lang w:bidi="ar"/>
        </w:rPr>
        <w:t>表分区：</w:t>
      </w:r>
      <w:r>
        <w:rPr>
          <w:rFonts w:ascii="宋体" w:eastAsia="宋体" w:hAnsi="宋体" w:cs="宋体"/>
          <w:color w:val="D9D9D9" w:themeColor="background1" w:themeShade="D9"/>
          <w:kern w:val="0"/>
          <w:szCs w:val="21"/>
          <w:lang w:bidi="ar"/>
        </w:rPr>
        <w:t>数据库按年做分区，提升最常见的非跨年操作效率；</w:t>
      </w:r>
    </w:p>
    <w:p w14:paraId="73B1A286" w14:textId="77777777" w:rsidR="00C7194B" w:rsidRDefault="00176B46">
      <w:pPr>
        <w:widowControl/>
        <w:spacing w:line="26" w:lineRule="atLeast"/>
        <w:jc w:val="left"/>
        <w:rPr>
          <w:color w:val="D9D9D9" w:themeColor="background1" w:themeShade="D9"/>
          <w:szCs w:val="21"/>
        </w:rPr>
      </w:pPr>
      <w:r>
        <w:rPr>
          <w:rFonts w:ascii="宋体" w:eastAsia="宋体" w:hAnsi="宋体" w:cs="宋体"/>
          <w:color w:val="D9D9D9" w:themeColor="background1" w:themeShade="D9"/>
          <w:kern w:val="0"/>
          <w:szCs w:val="21"/>
          <w:lang w:bidi="ar"/>
        </w:rPr>
        <w:t>3、</w:t>
      </w:r>
      <w:r>
        <w:rPr>
          <w:rFonts w:ascii="宋体" w:eastAsia="宋体" w:hAnsi="宋体" w:cs="宋体" w:hint="eastAsia"/>
          <w:b/>
          <w:bCs/>
          <w:color w:val="D9D9D9" w:themeColor="background1" w:themeShade="D9"/>
          <w:kern w:val="0"/>
          <w:szCs w:val="21"/>
          <w:lang w:bidi="ar"/>
        </w:rPr>
        <w:t>批量处理</w:t>
      </w:r>
      <w:r>
        <w:rPr>
          <w:rFonts w:ascii="宋体" w:eastAsia="宋体" w:hAnsi="宋体" w:cs="宋体"/>
          <w:b/>
          <w:color w:val="D9D9D9" w:themeColor="background1" w:themeShade="D9"/>
          <w:kern w:val="0"/>
          <w:szCs w:val="21"/>
          <w:lang w:bidi="ar"/>
        </w:rPr>
        <w:t>：</w:t>
      </w:r>
      <w:r>
        <w:rPr>
          <w:rFonts w:ascii="宋体" w:eastAsia="宋体" w:hAnsi="宋体" w:cs="宋体"/>
          <w:color w:val="D9D9D9" w:themeColor="background1" w:themeShade="D9"/>
          <w:kern w:val="0"/>
          <w:szCs w:val="21"/>
          <w:lang w:bidi="ar"/>
        </w:rPr>
        <w:t>预算编制</w:t>
      </w:r>
      <w:proofErr w:type="gramStart"/>
      <w:r>
        <w:rPr>
          <w:rFonts w:ascii="宋体" w:eastAsia="宋体" w:hAnsi="宋体" w:cs="宋体"/>
          <w:color w:val="D9D9D9" w:themeColor="background1" w:themeShade="D9"/>
          <w:kern w:val="0"/>
          <w:szCs w:val="21"/>
          <w:lang w:bidi="ar"/>
        </w:rPr>
        <w:t>表展示取</w:t>
      </w:r>
      <w:proofErr w:type="gramEnd"/>
      <w:r>
        <w:rPr>
          <w:rFonts w:ascii="宋体" w:eastAsia="宋体" w:hAnsi="宋体" w:cs="宋体"/>
          <w:color w:val="D9D9D9" w:themeColor="background1" w:themeShade="D9"/>
          <w:kern w:val="0"/>
          <w:szCs w:val="21"/>
          <w:lang w:bidi="ar"/>
        </w:rPr>
        <w:t>数、运算、审核取数、更新操作批量执行，减少数据库交互次数；</w:t>
      </w:r>
    </w:p>
    <w:p w14:paraId="00B4DFD3" w14:textId="77777777" w:rsidR="00C7194B" w:rsidRDefault="00176B46">
      <w:pPr>
        <w:widowControl/>
        <w:spacing w:line="26" w:lineRule="atLeast"/>
        <w:jc w:val="left"/>
        <w:rPr>
          <w:color w:val="D9D9D9" w:themeColor="background1" w:themeShade="D9"/>
          <w:szCs w:val="21"/>
        </w:rPr>
      </w:pPr>
      <w:r>
        <w:rPr>
          <w:rFonts w:ascii="宋体" w:eastAsia="宋体" w:hAnsi="宋体" w:cs="宋体"/>
          <w:color w:val="D9D9D9" w:themeColor="background1" w:themeShade="D9"/>
          <w:kern w:val="0"/>
          <w:szCs w:val="21"/>
          <w:lang w:bidi="ar"/>
        </w:rPr>
        <w:t>4、</w:t>
      </w:r>
      <w:r>
        <w:rPr>
          <w:rFonts w:ascii="宋体" w:eastAsia="宋体" w:hAnsi="宋体" w:cs="宋体"/>
          <w:b/>
          <w:color w:val="D9D9D9" w:themeColor="background1" w:themeShade="D9"/>
          <w:kern w:val="0"/>
          <w:szCs w:val="21"/>
          <w:lang w:bidi="ar"/>
        </w:rPr>
        <w:t>缓存化：</w:t>
      </w:r>
      <w:r>
        <w:rPr>
          <w:rFonts w:ascii="宋体" w:eastAsia="宋体" w:hAnsi="宋体" w:cs="宋体"/>
          <w:color w:val="D9D9D9" w:themeColor="background1" w:themeShade="D9"/>
          <w:kern w:val="0"/>
          <w:szCs w:val="21"/>
          <w:lang w:bidi="ar"/>
        </w:rPr>
        <w:t>常用元数据、</w:t>
      </w:r>
      <w:proofErr w:type="gramStart"/>
      <w:r>
        <w:rPr>
          <w:rFonts w:ascii="宋体" w:eastAsia="宋体" w:hAnsi="宋体" w:cs="宋体"/>
          <w:color w:val="D9D9D9" w:themeColor="background1" w:themeShade="D9"/>
          <w:kern w:val="0"/>
          <w:szCs w:val="21"/>
          <w:lang w:bidi="ar"/>
        </w:rPr>
        <w:t>主数据</w:t>
      </w:r>
      <w:proofErr w:type="gramEnd"/>
      <w:r>
        <w:rPr>
          <w:rFonts w:ascii="宋体" w:eastAsia="宋体" w:hAnsi="宋体" w:cs="宋体"/>
          <w:color w:val="D9D9D9" w:themeColor="background1" w:themeShade="D9"/>
          <w:kern w:val="0"/>
          <w:szCs w:val="21"/>
          <w:lang w:bidi="ar"/>
        </w:rPr>
        <w:t>等缓存化，提升查询效率；</w:t>
      </w:r>
    </w:p>
    <w:p w14:paraId="35FB5FEB" w14:textId="77777777" w:rsidR="00C7194B" w:rsidRDefault="00176B46">
      <w:pPr>
        <w:widowControl/>
        <w:spacing w:line="26" w:lineRule="atLeast"/>
        <w:jc w:val="left"/>
        <w:rPr>
          <w:color w:val="D9D9D9" w:themeColor="background1" w:themeShade="D9"/>
          <w:szCs w:val="21"/>
        </w:rPr>
      </w:pPr>
      <w:r>
        <w:rPr>
          <w:rFonts w:ascii="宋体" w:eastAsia="宋体" w:hAnsi="宋体" w:cs="宋体" w:hint="eastAsia"/>
          <w:color w:val="D9D9D9" w:themeColor="background1" w:themeShade="D9"/>
          <w:kern w:val="0"/>
          <w:szCs w:val="21"/>
          <w:lang w:bidi="ar"/>
        </w:rPr>
        <w:t>5</w:t>
      </w:r>
      <w:r>
        <w:rPr>
          <w:rFonts w:ascii="宋体" w:eastAsia="宋体" w:hAnsi="宋体" w:cs="宋体"/>
          <w:color w:val="D9D9D9" w:themeColor="background1" w:themeShade="D9"/>
          <w:kern w:val="0"/>
          <w:szCs w:val="21"/>
          <w:lang w:bidi="ar"/>
        </w:rPr>
        <w:t>、</w:t>
      </w:r>
      <w:r>
        <w:rPr>
          <w:rFonts w:ascii="宋体" w:eastAsia="宋体" w:hAnsi="宋体" w:cs="宋体" w:hint="eastAsia"/>
          <w:b/>
          <w:bCs/>
          <w:color w:val="D9D9D9" w:themeColor="background1" w:themeShade="D9"/>
          <w:kern w:val="0"/>
          <w:szCs w:val="21"/>
          <w:lang w:bidi="ar"/>
        </w:rPr>
        <w:t>微服务</w:t>
      </w:r>
      <w:r>
        <w:rPr>
          <w:rFonts w:ascii="宋体" w:eastAsia="宋体" w:hAnsi="宋体" w:cs="宋体"/>
          <w:b/>
          <w:color w:val="D9D9D9" w:themeColor="background1" w:themeShade="D9"/>
          <w:kern w:val="0"/>
          <w:szCs w:val="21"/>
          <w:lang w:bidi="ar"/>
        </w:rPr>
        <w:t>：</w:t>
      </w:r>
      <w:r>
        <w:rPr>
          <w:rFonts w:ascii="宋体" w:eastAsia="宋体" w:hAnsi="宋体" w:cs="宋体"/>
          <w:color w:val="D9D9D9" w:themeColor="background1" w:themeShade="D9"/>
          <w:kern w:val="0"/>
          <w:szCs w:val="21"/>
          <w:lang w:bidi="ar"/>
        </w:rPr>
        <w:t>对部分批量场景采用分布式</w:t>
      </w:r>
      <w:r>
        <w:rPr>
          <w:rFonts w:ascii="宋体" w:eastAsia="宋体" w:hAnsi="宋体" w:cs="宋体" w:hint="eastAsia"/>
          <w:color w:val="D9D9D9" w:themeColor="background1" w:themeShade="D9"/>
          <w:kern w:val="0"/>
          <w:szCs w:val="21"/>
          <w:lang w:bidi="ar"/>
        </w:rPr>
        <w:t>、</w:t>
      </w:r>
      <w:proofErr w:type="gramStart"/>
      <w:r>
        <w:rPr>
          <w:rFonts w:ascii="宋体" w:eastAsia="宋体" w:hAnsi="宋体" w:cs="宋体" w:hint="eastAsia"/>
          <w:color w:val="D9D9D9" w:themeColor="background1" w:themeShade="D9"/>
          <w:kern w:val="0"/>
          <w:szCs w:val="21"/>
          <w:lang w:bidi="ar"/>
        </w:rPr>
        <w:t>微服务</w:t>
      </w:r>
      <w:proofErr w:type="gramEnd"/>
      <w:r>
        <w:rPr>
          <w:rFonts w:ascii="宋体" w:eastAsia="宋体" w:hAnsi="宋体" w:cs="宋体"/>
          <w:color w:val="D9D9D9" w:themeColor="background1" w:themeShade="D9"/>
          <w:kern w:val="0"/>
          <w:szCs w:val="21"/>
          <w:lang w:bidi="ar"/>
        </w:rPr>
        <w:t>等方案并行处理；</w:t>
      </w:r>
    </w:p>
    <w:p w14:paraId="079B920B" w14:textId="77777777" w:rsidR="00C7194B" w:rsidRDefault="00176B46">
      <w:pPr>
        <w:widowControl/>
        <w:spacing w:line="26" w:lineRule="atLeast"/>
        <w:jc w:val="left"/>
        <w:rPr>
          <w:color w:val="D9D9D9" w:themeColor="background1" w:themeShade="D9"/>
          <w:szCs w:val="21"/>
        </w:rPr>
      </w:pPr>
      <w:r>
        <w:rPr>
          <w:rFonts w:ascii="宋体" w:eastAsia="宋体" w:hAnsi="宋体" w:cs="宋体" w:hint="eastAsia"/>
          <w:color w:val="D9D9D9" w:themeColor="background1" w:themeShade="D9"/>
          <w:kern w:val="0"/>
          <w:szCs w:val="21"/>
          <w:lang w:bidi="ar"/>
        </w:rPr>
        <w:t>6</w:t>
      </w:r>
      <w:r>
        <w:rPr>
          <w:rFonts w:ascii="宋体" w:eastAsia="宋体" w:hAnsi="宋体" w:cs="宋体"/>
          <w:color w:val="D9D9D9" w:themeColor="background1" w:themeShade="D9"/>
          <w:kern w:val="0"/>
          <w:szCs w:val="21"/>
          <w:lang w:bidi="ar"/>
        </w:rPr>
        <w:t>、</w:t>
      </w:r>
      <w:r>
        <w:rPr>
          <w:rFonts w:ascii="宋体" w:eastAsia="宋体" w:hAnsi="宋体" w:cs="宋体"/>
          <w:b/>
          <w:color w:val="D9D9D9" w:themeColor="background1" w:themeShade="D9"/>
          <w:kern w:val="0"/>
          <w:szCs w:val="21"/>
          <w:lang w:bidi="ar"/>
        </w:rPr>
        <w:t>避高峰：</w:t>
      </w:r>
      <w:r>
        <w:rPr>
          <w:rFonts w:ascii="宋体" w:eastAsia="宋体" w:hAnsi="宋体" w:cs="宋体"/>
          <w:color w:val="D9D9D9" w:themeColor="background1" w:themeShade="D9"/>
          <w:kern w:val="0"/>
          <w:szCs w:val="21"/>
          <w:lang w:bidi="ar"/>
        </w:rPr>
        <w:t>对于实时性要求不是特别高的场景采用定时任务方式在低峰期执行；</w:t>
      </w:r>
    </w:p>
    <w:p w14:paraId="763E5C80" w14:textId="77777777" w:rsidR="00C7194B" w:rsidRDefault="00C7194B">
      <w:pPr>
        <w:widowControl/>
        <w:spacing w:line="26" w:lineRule="atLeast"/>
        <w:jc w:val="left"/>
        <w:rPr>
          <w:szCs w:val="21"/>
        </w:rPr>
      </w:pPr>
    </w:p>
    <w:p w14:paraId="516F96A8" w14:textId="77777777" w:rsidR="00C7194B" w:rsidRDefault="00C7194B">
      <w:pPr>
        <w:widowControl/>
        <w:spacing w:line="26" w:lineRule="atLeast"/>
        <w:jc w:val="left"/>
        <w:rPr>
          <w:szCs w:val="21"/>
        </w:rPr>
      </w:pPr>
    </w:p>
    <w:p w14:paraId="40F3841F" w14:textId="77777777" w:rsidR="00C7194B" w:rsidRDefault="00C7194B">
      <w:pPr>
        <w:widowControl/>
        <w:spacing w:line="26" w:lineRule="atLeast"/>
        <w:jc w:val="left"/>
        <w:rPr>
          <w:szCs w:val="21"/>
        </w:rPr>
      </w:pPr>
    </w:p>
    <w:p w14:paraId="592071FA" w14:textId="77777777" w:rsidR="00C7194B" w:rsidRDefault="00176B46">
      <w:pPr>
        <w:widowControl/>
        <w:spacing w:line="26" w:lineRule="atLeast"/>
        <w:jc w:val="left"/>
        <w:rPr>
          <w:szCs w:val="21"/>
        </w:rPr>
      </w:pPr>
      <w:r>
        <w:rPr>
          <w:rFonts w:ascii="宋体" w:eastAsia="宋体" w:hAnsi="宋体" w:cs="宋体"/>
          <w:kern w:val="0"/>
          <w:szCs w:val="21"/>
          <w:lang w:bidi="ar"/>
        </w:rPr>
        <w:t> </w:t>
      </w:r>
    </w:p>
    <w:p w14:paraId="4CC1600E" w14:textId="77777777" w:rsidR="00C7194B" w:rsidRDefault="00C7194B"/>
    <w:p w14:paraId="318EE9EE" w14:textId="77777777" w:rsidR="00C7194B" w:rsidRDefault="00C7194B"/>
    <w:p w14:paraId="52B11811" w14:textId="77777777" w:rsidR="00C7194B" w:rsidRDefault="00C7194B"/>
    <w:p w14:paraId="6EF51E63" w14:textId="77777777" w:rsidR="00C7194B" w:rsidRDefault="00C7194B"/>
    <w:p w14:paraId="4C9BB07A" w14:textId="77777777" w:rsidR="00C7194B" w:rsidRDefault="00C7194B"/>
    <w:p w14:paraId="0BCE238C" w14:textId="77777777" w:rsidR="00C7194B" w:rsidRDefault="00C7194B"/>
    <w:p w14:paraId="7E36628F" w14:textId="77777777" w:rsidR="00C7194B" w:rsidRDefault="00C7194B"/>
    <w:p w14:paraId="07700AB4" w14:textId="77777777" w:rsidR="00C7194B" w:rsidRDefault="00176B46">
      <w:pPr>
        <w:pStyle w:val="1"/>
      </w:pPr>
      <w:bookmarkStart w:id="26" w:name="_Toc10018491"/>
      <w:r>
        <w:rPr>
          <w:rFonts w:hint="eastAsia"/>
        </w:rPr>
        <w:lastRenderedPageBreak/>
        <w:t>附录：性能优化案例</w:t>
      </w:r>
      <w:bookmarkEnd w:id="26"/>
    </w:p>
    <w:p w14:paraId="70574D84" w14:textId="77777777" w:rsidR="00C7194B" w:rsidRDefault="00176B46">
      <w:pPr>
        <w:pStyle w:val="2"/>
      </w:pPr>
      <w:bookmarkStart w:id="27" w:name="_Toc10018492"/>
      <w:r>
        <w:rPr>
          <w:rFonts w:hint="eastAsia"/>
        </w:rPr>
        <w:t>中国建筑预算管理系统上线前压力测试</w:t>
      </w:r>
      <w:bookmarkEnd w:id="27"/>
    </w:p>
    <w:p w14:paraId="6045AEA6" w14:textId="77777777" w:rsidR="00C7194B" w:rsidRDefault="00176B46">
      <w:pPr>
        <w:ind w:firstLine="420"/>
      </w:pPr>
      <w:r>
        <w:rPr>
          <w:rFonts w:hint="eastAsia"/>
        </w:rPr>
        <w:t>应用服务是分布式环境，一个参数端，二十个应用端。用户统一访问</w:t>
      </w:r>
      <w:r>
        <w:rPr>
          <w:rFonts w:hint="eastAsia"/>
        </w:rPr>
        <w:t>Nginx</w:t>
      </w:r>
      <w:r>
        <w:rPr>
          <w:rFonts w:hint="eastAsia"/>
        </w:rPr>
        <w:t>，通过</w:t>
      </w:r>
      <w:r>
        <w:rPr>
          <w:rFonts w:hint="eastAsia"/>
        </w:rPr>
        <w:t>Nginx</w:t>
      </w:r>
      <w:r>
        <w:rPr>
          <w:rFonts w:hint="eastAsia"/>
        </w:rPr>
        <w:t>做转发，从而登陆到各个应用端节点。</w:t>
      </w:r>
    </w:p>
    <w:p w14:paraId="6C49ED25" w14:textId="77777777" w:rsidR="00C7194B" w:rsidRDefault="00176B46">
      <w:pPr>
        <w:ind w:firstLine="420"/>
      </w:pPr>
      <w:r>
        <w:rPr>
          <w:rFonts w:hint="eastAsia"/>
        </w:rPr>
        <w:t>第一次</w:t>
      </w:r>
      <w:r>
        <w:rPr>
          <w:rFonts w:hint="eastAsia"/>
        </w:rPr>
        <w:t>2</w:t>
      </w:r>
      <w:r>
        <w:t>000</w:t>
      </w:r>
      <w:r>
        <w:rPr>
          <w:rFonts w:hint="eastAsia"/>
        </w:rPr>
        <w:t>人压力测试结果如下：</w:t>
      </w:r>
    </w:p>
    <w:p w14:paraId="6B1B9249" w14:textId="77777777" w:rsidR="00C7194B" w:rsidRDefault="00176B46">
      <w:r>
        <w:rPr>
          <w:noProof/>
        </w:rPr>
        <w:drawing>
          <wp:inline distT="0" distB="0" distL="0" distR="0" wp14:anchorId="1B055A64" wp14:editId="376960E8">
            <wp:extent cx="5274310" cy="44462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5274310" cy="4446270"/>
                    </a:xfrm>
                    <a:prstGeom prst="rect">
                      <a:avLst/>
                    </a:prstGeom>
                  </pic:spPr>
                </pic:pic>
              </a:graphicData>
            </a:graphic>
          </wp:inline>
        </w:drawing>
      </w:r>
    </w:p>
    <w:p w14:paraId="1BC7DF73" w14:textId="77777777" w:rsidR="00C7194B" w:rsidRDefault="00176B46">
      <w:r>
        <w:tab/>
      </w:r>
      <w:r>
        <w:rPr>
          <w:rFonts w:hint="eastAsia"/>
        </w:rPr>
        <w:t>从结果来看，十分不理想，表打开、切换、保存、运算等操作都需要</w:t>
      </w:r>
      <w:r>
        <w:rPr>
          <w:rFonts w:hint="eastAsia"/>
        </w:rPr>
        <w:t>2</w:t>
      </w:r>
      <w:r>
        <w:t>00</w:t>
      </w:r>
      <w:r>
        <w:rPr>
          <w:rFonts w:hint="eastAsia"/>
        </w:rPr>
        <w:t>秒以上。接下来开始分析问题，首先，先看下飞行记录，概览如下：</w:t>
      </w:r>
    </w:p>
    <w:p w14:paraId="5DD40C07" w14:textId="77777777" w:rsidR="00C7194B" w:rsidRDefault="00176B46">
      <w:r>
        <w:rPr>
          <w:noProof/>
        </w:rPr>
        <w:drawing>
          <wp:inline distT="0" distB="0" distL="0" distR="0" wp14:anchorId="60B76F0F" wp14:editId="782C76ED">
            <wp:extent cx="5274310" cy="11544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5"/>
                    <a:stretch>
                      <a:fillRect/>
                    </a:stretch>
                  </pic:blipFill>
                  <pic:spPr>
                    <a:xfrm>
                      <a:off x="0" y="0"/>
                      <a:ext cx="5274310" cy="1154430"/>
                    </a:xfrm>
                    <a:prstGeom prst="rect">
                      <a:avLst/>
                    </a:prstGeom>
                  </pic:spPr>
                </pic:pic>
              </a:graphicData>
            </a:graphic>
          </wp:inline>
        </w:drawing>
      </w:r>
    </w:p>
    <w:p w14:paraId="2ADE4CCC" w14:textId="77777777" w:rsidR="00C7194B" w:rsidRDefault="00176B46">
      <w:r>
        <w:tab/>
      </w:r>
      <w:r>
        <w:rPr>
          <w:rFonts w:hint="eastAsia"/>
        </w:rPr>
        <w:t>从中可以看出两点，</w:t>
      </w:r>
      <w:r>
        <w:rPr>
          <w:rFonts w:hint="eastAsia"/>
        </w:rPr>
        <w:t>1</w:t>
      </w:r>
      <w:r>
        <w:rPr>
          <w:rFonts w:hint="eastAsia"/>
        </w:rPr>
        <w:t>应用服务器</w:t>
      </w:r>
      <w:r>
        <w:rPr>
          <w:rFonts w:hint="eastAsia"/>
        </w:rPr>
        <w:t>CPU</w:t>
      </w:r>
      <w:r>
        <w:rPr>
          <w:rFonts w:hint="eastAsia"/>
        </w:rPr>
        <w:t>使用率很低，平均</w:t>
      </w:r>
      <w:r>
        <w:rPr>
          <w:rFonts w:hint="eastAsia"/>
        </w:rPr>
        <w:t>9</w:t>
      </w:r>
      <w:r>
        <w:t>.32</w:t>
      </w:r>
      <w:r>
        <w:rPr>
          <w:rFonts w:hint="eastAsia"/>
        </w:rPr>
        <w:t>%</w:t>
      </w:r>
      <w:r>
        <w:rPr>
          <w:rFonts w:hint="eastAsia"/>
        </w:rPr>
        <w:t>，最大值</w:t>
      </w:r>
      <w:r>
        <w:rPr>
          <w:rFonts w:hint="eastAsia"/>
        </w:rPr>
        <w:t>6</w:t>
      </w:r>
      <w:r>
        <w:t>1.6</w:t>
      </w:r>
      <w:r>
        <w:rPr>
          <w:rFonts w:hint="eastAsia"/>
        </w:rPr>
        <w:t>%</w:t>
      </w:r>
      <w:r>
        <w:rPr>
          <w:rFonts w:hint="eastAsia"/>
        </w:rPr>
        <w:t>；</w:t>
      </w:r>
      <w:r>
        <w:rPr>
          <w:rFonts w:hint="eastAsia"/>
        </w:rPr>
        <w:t>2</w:t>
      </w:r>
      <w:r>
        <w:rPr>
          <w:rFonts w:hint="eastAsia"/>
        </w:rPr>
        <w:t>内存</w:t>
      </w:r>
      <w:r>
        <w:rPr>
          <w:rFonts w:hint="eastAsia"/>
        </w:rPr>
        <w:t>GC</w:t>
      </w:r>
      <w:r>
        <w:rPr>
          <w:rFonts w:hint="eastAsia"/>
        </w:rPr>
        <w:t>无明显异常。那么说明性能瓶颈可能不在应用服务上。这时候，我们需要看下数据库的</w:t>
      </w:r>
      <w:r>
        <w:rPr>
          <w:rFonts w:hint="eastAsia"/>
        </w:rPr>
        <w:t>AWR</w:t>
      </w:r>
      <w:r>
        <w:rPr>
          <w:rFonts w:hint="eastAsia"/>
        </w:rPr>
        <w:t>日志（仅</w:t>
      </w:r>
      <w:r>
        <w:rPr>
          <w:rFonts w:hint="eastAsia"/>
        </w:rPr>
        <w:t>Oracle</w:t>
      </w:r>
      <w:r>
        <w:rPr>
          <w:rFonts w:hint="eastAsia"/>
        </w:rPr>
        <w:t>数据库有，其他数据库需要数据库层面提供分析文件）。从</w:t>
      </w:r>
      <w:r>
        <w:rPr>
          <w:rFonts w:hint="eastAsia"/>
        </w:rPr>
        <w:t>AWR</w:t>
      </w:r>
      <w:r>
        <w:rPr>
          <w:rFonts w:hint="eastAsia"/>
        </w:rPr>
        <w:t>日志中发现了大量的数据库行锁的等待，如下：</w:t>
      </w:r>
    </w:p>
    <w:p w14:paraId="2D35094C" w14:textId="77777777" w:rsidR="00C7194B" w:rsidRDefault="00176B46">
      <w:pPr>
        <w:rPr>
          <w:rFonts w:ascii="Tahoma" w:hAnsi="Tahoma" w:cs="Tahoma"/>
          <w:color w:val="222222"/>
        </w:rPr>
      </w:pPr>
      <w:r>
        <w:rPr>
          <w:noProof/>
        </w:rPr>
        <w:lastRenderedPageBreak/>
        <w:drawing>
          <wp:inline distT="0" distB="0" distL="0" distR="0" wp14:anchorId="5CDB5230" wp14:editId="64ECF173">
            <wp:extent cx="5274310" cy="9023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74310" cy="902335"/>
                    </a:xfrm>
                    <a:prstGeom prst="rect">
                      <a:avLst/>
                    </a:prstGeom>
                  </pic:spPr>
                </pic:pic>
              </a:graphicData>
            </a:graphic>
          </wp:inline>
        </w:drawing>
      </w:r>
    </w:p>
    <w:p w14:paraId="66B2849F" w14:textId="77777777" w:rsidR="00C7194B" w:rsidRDefault="00176B46">
      <w:pPr>
        <w:ind w:firstLine="420"/>
        <w:rPr>
          <w:rFonts w:ascii="Tahoma" w:hAnsi="Tahoma" w:cs="Tahoma"/>
          <w:color w:val="222222"/>
        </w:rPr>
      </w:pPr>
      <w:r>
        <w:rPr>
          <w:rFonts w:ascii="Tahoma" w:hAnsi="Tahoma" w:cs="Tahoma" w:hint="eastAsia"/>
          <w:color w:val="222222"/>
        </w:rPr>
        <w:t>个别</w:t>
      </w:r>
      <w:r>
        <w:rPr>
          <w:rFonts w:ascii="Tahoma" w:hAnsi="Tahoma" w:cs="Tahoma" w:hint="eastAsia"/>
          <w:color w:val="222222"/>
        </w:rPr>
        <w:t>update</w:t>
      </w:r>
      <w:r>
        <w:rPr>
          <w:rFonts w:ascii="Tahoma" w:hAnsi="Tahoma" w:cs="Tahoma" w:hint="eastAsia"/>
          <w:color w:val="222222"/>
        </w:rPr>
        <w:t>语句甚至要几百秒才能执行完一次</w:t>
      </w:r>
    </w:p>
    <w:p w14:paraId="6996A3B2" w14:textId="77777777" w:rsidR="00C7194B" w:rsidRDefault="00176B46">
      <w:pPr>
        <w:rPr>
          <w:rFonts w:ascii="Tahoma" w:hAnsi="Tahoma" w:cs="Tahoma"/>
          <w:color w:val="222222"/>
        </w:rPr>
      </w:pPr>
      <w:r>
        <w:rPr>
          <w:noProof/>
        </w:rPr>
        <w:drawing>
          <wp:inline distT="0" distB="0" distL="0" distR="0" wp14:anchorId="70F7A5D6" wp14:editId="67A1F382">
            <wp:extent cx="5274310" cy="12592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5274310" cy="1259205"/>
                    </a:xfrm>
                    <a:prstGeom prst="rect">
                      <a:avLst/>
                    </a:prstGeom>
                  </pic:spPr>
                </pic:pic>
              </a:graphicData>
            </a:graphic>
          </wp:inline>
        </w:drawing>
      </w:r>
    </w:p>
    <w:p w14:paraId="5312DEFF" w14:textId="77777777" w:rsidR="00C7194B" w:rsidRDefault="00176B46">
      <w:r>
        <w:tab/>
      </w:r>
      <w:r>
        <w:rPr>
          <w:rFonts w:hint="eastAsia"/>
        </w:rPr>
        <w:t>造成这种行锁的原因可能有两个：</w:t>
      </w:r>
    </w:p>
    <w:p w14:paraId="1601B5BB" w14:textId="77777777" w:rsidR="00C7194B" w:rsidRDefault="00176B46">
      <w:pPr>
        <w:pStyle w:val="aa"/>
        <w:numPr>
          <w:ilvl w:val="0"/>
          <w:numId w:val="8"/>
        </w:numPr>
        <w:ind w:firstLineChars="0"/>
      </w:pPr>
      <w:r>
        <w:rPr>
          <w:rFonts w:hint="eastAsia"/>
        </w:rPr>
        <w:t>内存事物不提交，导致数据库事物无法提交，最终导致行锁的等待事件。</w:t>
      </w:r>
    </w:p>
    <w:p w14:paraId="5AA57949" w14:textId="77777777" w:rsidR="00C7194B" w:rsidRDefault="00176B46">
      <w:pPr>
        <w:pStyle w:val="aa"/>
        <w:numPr>
          <w:ilvl w:val="0"/>
          <w:numId w:val="8"/>
        </w:numPr>
        <w:ind w:firstLineChars="0"/>
      </w:pPr>
      <w:r>
        <w:rPr>
          <w:rFonts w:hint="eastAsia"/>
        </w:rPr>
        <w:t>数据库层面资源争夺严重，大量内存事物需要更新同一条数据库记录。</w:t>
      </w:r>
    </w:p>
    <w:p w14:paraId="192AC1C2" w14:textId="77777777" w:rsidR="00C7194B" w:rsidRDefault="00176B46">
      <w:pPr>
        <w:ind w:firstLine="420"/>
      </w:pPr>
      <w:r>
        <w:rPr>
          <w:rFonts w:hint="eastAsia"/>
        </w:rPr>
        <w:t>简单来说，要么是应用层面跑的慢，最终影响了数据库层面。要么是业务层面定制的用户场景不合理，导致应用中多个线程同时更新数据库的一条记录。为了定位问题，我们决定</w:t>
      </w:r>
      <w:proofErr w:type="gramStart"/>
      <w:r>
        <w:rPr>
          <w:rFonts w:hint="eastAsia"/>
        </w:rPr>
        <w:t>先压测一个</w:t>
      </w:r>
      <w:proofErr w:type="gramEnd"/>
      <w:r>
        <w:rPr>
          <w:rFonts w:hint="eastAsia"/>
        </w:rPr>
        <w:t>节点，看看应用层面有没有问题，单节点</w:t>
      </w:r>
      <w:r>
        <w:t>150</w:t>
      </w:r>
      <w:r>
        <w:rPr>
          <w:rFonts w:hint="eastAsia"/>
        </w:rPr>
        <w:t>压力测试结果如下：</w:t>
      </w:r>
    </w:p>
    <w:p w14:paraId="1857F9F5" w14:textId="77777777" w:rsidR="00C7194B" w:rsidRDefault="00176B46">
      <w:pPr>
        <w:widowControl/>
        <w:jc w:val="left"/>
      </w:pPr>
      <w:r>
        <w:rPr>
          <w:rFonts w:ascii="宋体" w:eastAsia="宋体" w:hAnsi="宋体" w:cs="宋体"/>
          <w:noProof/>
          <w:kern w:val="0"/>
          <w:sz w:val="24"/>
        </w:rPr>
        <w:drawing>
          <wp:inline distT="0" distB="0" distL="0" distR="0" wp14:anchorId="4B07AA4D" wp14:editId="001D3148">
            <wp:extent cx="5274310" cy="3809365"/>
            <wp:effectExtent l="0" t="0" r="2540" b="635"/>
            <wp:docPr id="26" name="图片 26" descr="C:\Users\wangxing.JIUQI\Documents\Tencent Files\1522414372\Image\Group\Image7\_~E`C0QF_Y$9JO~2`C0ZJ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wangxing.JIUQI\Documents\Tencent Files\1522414372\Image\Group\Image7\_~E`C0QF_Y$9JO~2`C0ZJ8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3809365"/>
                    </a:xfrm>
                    <a:prstGeom prst="rect">
                      <a:avLst/>
                    </a:prstGeom>
                    <a:noFill/>
                    <a:ln>
                      <a:noFill/>
                    </a:ln>
                  </pic:spPr>
                </pic:pic>
              </a:graphicData>
            </a:graphic>
          </wp:inline>
        </w:drawing>
      </w:r>
    </w:p>
    <w:p w14:paraId="021CF49D" w14:textId="77777777" w:rsidR="00C7194B" w:rsidRDefault="00176B46">
      <w:r>
        <w:tab/>
      </w:r>
      <w:r>
        <w:rPr>
          <w:rFonts w:hint="eastAsia"/>
        </w:rPr>
        <w:t>从结果上看远远比</w:t>
      </w:r>
      <w:r>
        <w:rPr>
          <w:rFonts w:hint="eastAsia"/>
        </w:rPr>
        <w:t>2</w:t>
      </w:r>
      <w:r>
        <w:t>000</w:t>
      </w:r>
      <w:r>
        <w:rPr>
          <w:rFonts w:hint="eastAsia"/>
        </w:rPr>
        <w:t>人</w:t>
      </w:r>
      <w:r>
        <w:rPr>
          <w:rFonts w:hint="eastAsia"/>
        </w:rPr>
        <w:t>2</w:t>
      </w:r>
      <w:r>
        <w:t>0</w:t>
      </w:r>
      <w:r>
        <w:rPr>
          <w:rFonts w:hint="eastAsia"/>
        </w:rPr>
        <w:t>个节点时好，说明程序本身没有太大问题，后来又做了一次</w:t>
      </w:r>
      <w:r>
        <w:rPr>
          <w:rFonts w:hint="eastAsia"/>
        </w:rPr>
        <w:t>2</w:t>
      </w:r>
      <w:r>
        <w:t>000</w:t>
      </w:r>
      <w:r>
        <w:rPr>
          <w:rFonts w:hint="eastAsia"/>
        </w:rPr>
        <w:t>人的压力测试，结果依旧是行锁严重，系统响应慢。所以，实施方面重新定制</w:t>
      </w:r>
      <w:proofErr w:type="gramStart"/>
      <w:r>
        <w:rPr>
          <w:rFonts w:hint="eastAsia"/>
        </w:rPr>
        <w:t>了压测的</w:t>
      </w:r>
      <w:proofErr w:type="gramEnd"/>
      <w:r>
        <w:rPr>
          <w:rFonts w:hint="eastAsia"/>
        </w:rPr>
        <w:t>用户，然后又跑了一次</w:t>
      </w:r>
      <w:r>
        <w:rPr>
          <w:rFonts w:hint="eastAsia"/>
        </w:rPr>
        <w:t>2</w:t>
      </w:r>
      <w:r>
        <w:t>000</w:t>
      </w:r>
      <w:r>
        <w:rPr>
          <w:rFonts w:hint="eastAsia"/>
        </w:rPr>
        <w:t>人的压力测试，结果如下：</w:t>
      </w:r>
    </w:p>
    <w:p w14:paraId="2BE0DEE3" w14:textId="77777777" w:rsidR="00C7194B" w:rsidRDefault="00176B46">
      <w:r>
        <w:rPr>
          <w:noProof/>
        </w:rPr>
        <w:lastRenderedPageBreak/>
        <w:drawing>
          <wp:inline distT="0" distB="0" distL="0" distR="0" wp14:anchorId="7AF83A72" wp14:editId="1FE71676">
            <wp:extent cx="5274310" cy="31680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5274310" cy="3168015"/>
                    </a:xfrm>
                    <a:prstGeom prst="rect">
                      <a:avLst/>
                    </a:prstGeom>
                  </pic:spPr>
                </pic:pic>
              </a:graphicData>
            </a:graphic>
          </wp:inline>
        </w:drawing>
      </w:r>
    </w:p>
    <w:p w14:paraId="6CD3789D" w14:textId="77777777" w:rsidR="00C7194B" w:rsidRDefault="00176B46">
      <w:r>
        <w:tab/>
      </w:r>
      <w:r>
        <w:rPr>
          <w:rFonts w:hint="eastAsia"/>
        </w:rPr>
        <w:t>在换了新的用户之后系统明显变快了，再次说明系统本身没有太大的性能瓶颈，之前</w:t>
      </w:r>
      <w:r>
        <w:rPr>
          <w:rFonts w:hint="eastAsia"/>
        </w:rPr>
        <w:t>2</w:t>
      </w:r>
      <w:r>
        <w:t>000</w:t>
      </w:r>
      <w:r>
        <w:rPr>
          <w:rFonts w:hint="eastAsia"/>
        </w:rPr>
        <w:t>人压力测试结果不理想应该是准备的用户不合理导致的。但是从这次的结果上依旧存在某些操作耗时较长。分析飞行记录后发现在热点方法中</w:t>
      </w:r>
      <w:proofErr w:type="spellStart"/>
      <w:r>
        <w:rPr>
          <w:rFonts w:hint="eastAsia"/>
        </w:rPr>
        <w:t>TFVEx</w:t>
      </w:r>
      <w:proofErr w:type="spellEnd"/>
      <w:r>
        <w:rPr>
          <w:rFonts w:hint="eastAsia"/>
        </w:rPr>
        <w:t>公式占了很大的比重，如下：</w:t>
      </w:r>
    </w:p>
    <w:p w14:paraId="07C72130" w14:textId="77777777" w:rsidR="00C7194B" w:rsidRDefault="00176B46">
      <w:r>
        <w:rPr>
          <w:noProof/>
        </w:rPr>
        <w:drawing>
          <wp:inline distT="0" distB="0" distL="0" distR="0" wp14:anchorId="7F557612" wp14:editId="0C9F7C24">
            <wp:extent cx="5274310" cy="11550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stretch>
                      <a:fillRect/>
                    </a:stretch>
                  </pic:blipFill>
                  <pic:spPr>
                    <a:xfrm>
                      <a:off x="0" y="0"/>
                      <a:ext cx="5274310" cy="1155065"/>
                    </a:xfrm>
                    <a:prstGeom prst="rect">
                      <a:avLst/>
                    </a:prstGeom>
                  </pic:spPr>
                </pic:pic>
              </a:graphicData>
            </a:graphic>
          </wp:inline>
        </w:drawing>
      </w:r>
    </w:p>
    <w:p w14:paraId="7D50F58B" w14:textId="77777777" w:rsidR="00C7194B" w:rsidRDefault="00176B46">
      <w:r>
        <w:tab/>
      </w:r>
      <w:r>
        <w:rPr>
          <w:rFonts w:hint="eastAsia"/>
        </w:rPr>
        <w:t>在和实施了解过过业务场景后，我们发现，目前系统中存在大量的</w:t>
      </w:r>
      <w:proofErr w:type="spellStart"/>
      <w:r>
        <w:rPr>
          <w:rFonts w:hint="eastAsia"/>
        </w:rPr>
        <w:t>TFVE</w:t>
      </w:r>
      <w:r>
        <w:t>x</w:t>
      </w:r>
      <w:proofErr w:type="spellEnd"/>
      <w:r>
        <w:rPr>
          <w:rFonts w:hint="eastAsia"/>
        </w:rPr>
        <w:t>运算、审核公式，所以在全部运算和上报时系统响应速度较慢。针对性的分析过系统中的</w:t>
      </w:r>
      <w:proofErr w:type="spellStart"/>
      <w:r>
        <w:rPr>
          <w:rFonts w:hint="eastAsia"/>
        </w:rPr>
        <w:t>TFVEx</w:t>
      </w:r>
      <w:proofErr w:type="spellEnd"/>
      <w:r>
        <w:rPr>
          <w:rFonts w:hint="eastAsia"/>
        </w:rPr>
        <w:t>之后，我们指导实施将</w:t>
      </w:r>
      <w:proofErr w:type="spellStart"/>
      <w:r>
        <w:rPr>
          <w:rFonts w:hint="eastAsia"/>
        </w:rPr>
        <w:t>TFVEx</w:t>
      </w:r>
      <w:proofErr w:type="spellEnd"/>
      <w:r>
        <w:rPr>
          <w:rFonts w:hint="eastAsia"/>
        </w:rPr>
        <w:t>尽可能改成</w:t>
      </w:r>
      <w:proofErr w:type="spellStart"/>
      <w:r>
        <w:t>TFVExBatch_ZB</w:t>
      </w:r>
      <w:proofErr w:type="spellEnd"/>
      <w:r>
        <w:rPr>
          <w:rFonts w:hint="eastAsia"/>
        </w:rPr>
        <w:t>或者单元格表达式公式。公式调整后，性能组又做了一次压力测试，结果已经非常好了，所以我们又做了一次</w:t>
      </w:r>
      <w:r>
        <w:rPr>
          <w:rFonts w:hint="eastAsia"/>
        </w:rPr>
        <w:t>4</w:t>
      </w:r>
      <w:r>
        <w:t>000</w:t>
      </w:r>
      <w:r>
        <w:rPr>
          <w:rFonts w:hint="eastAsia"/>
        </w:rPr>
        <w:t>人的压力测试，在</w:t>
      </w:r>
      <w:r>
        <w:rPr>
          <w:rFonts w:hint="eastAsia"/>
        </w:rPr>
        <w:t>4</w:t>
      </w:r>
      <w:r>
        <w:t>000</w:t>
      </w:r>
      <w:r>
        <w:rPr>
          <w:rFonts w:hint="eastAsia"/>
        </w:rPr>
        <w:t>人的压力下，系统又开始出现了卡顿的情况，如下：</w:t>
      </w:r>
    </w:p>
    <w:p w14:paraId="25E8BDCC" w14:textId="77777777" w:rsidR="00C7194B" w:rsidRDefault="00176B46">
      <w:r>
        <w:rPr>
          <w:noProof/>
        </w:rPr>
        <w:lastRenderedPageBreak/>
        <w:drawing>
          <wp:inline distT="0" distB="0" distL="0" distR="0" wp14:anchorId="5D6A1E42" wp14:editId="4B17B81F">
            <wp:extent cx="5274310" cy="32645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5274310" cy="3264535"/>
                    </a:xfrm>
                    <a:prstGeom prst="rect">
                      <a:avLst/>
                    </a:prstGeom>
                  </pic:spPr>
                </pic:pic>
              </a:graphicData>
            </a:graphic>
          </wp:inline>
        </w:drawing>
      </w:r>
    </w:p>
    <w:p w14:paraId="6CC60EF4" w14:textId="77777777" w:rsidR="00C7194B" w:rsidRDefault="00176B46">
      <w:pPr>
        <w:ind w:firstLine="420"/>
      </w:pPr>
      <w:r>
        <w:rPr>
          <w:rFonts w:hint="eastAsia"/>
        </w:rPr>
        <w:t>分析飞行记录后发现</w:t>
      </w:r>
      <w:r>
        <w:rPr>
          <w:rFonts w:hint="eastAsia"/>
        </w:rPr>
        <w:t>G</w:t>
      </w:r>
      <w:r>
        <w:t>C</w:t>
      </w:r>
      <w:r>
        <w:rPr>
          <w:rFonts w:hint="eastAsia"/>
        </w:rPr>
        <w:t>耗用了比较多的时间：</w:t>
      </w:r>
    </w:p>
    <w:p w14:paraId="05388A4D" w14:textId="77777777" w:rsidR="00C7194B" w:rsidRDefault="00176B46">
      <w:r>
        <w:rPr>
          <w:noProof/>
        </w:rPr>
        <w:drawing>
          <wp:inline distT="0" distB="0" distL="0" distR="0" wp14:anchorId="67FF578C" wp14:editId="49CE9157">
            <wp:extent cx="2313940" cy="154241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2314286" cy="1542857"/>
                    </a:xfrm>
                    <a:prstGeom prst="rect">
                      <a:avLst/>
                    </a:prstGeom>
                  </pic:spPr>
                </pic:pic>
              </a:graphicData>
            </a:graphic>
          </wp:inline>
        </w:drawing>
      </w:r>
    </w:p>
    <w:p w14:paraId="651E4F90" w14:textId="77777777" w:rsidR="00C7194B" w:rsidRDefault="00176B46">
      <w:pPr>
        <w:ind w:firstLine="420"/>
      </w:pPr>
      <w:r>
        <w:rPr>
          <w:rFonts w:hint="eastAsia"/>
        </w:rPr>
        <w:t>GC</w:t>
      </w:r>
      <w:r>
        <w:rPr>
          <w:rFonts w:hint="eastAsia"/>
        </w:rPr>
        <w:t>耗时，一般来说可能是短时间内产生了大量的零散的小对象，这些小对象一般会被创建到</w:t>
      </w:r>
      <w:r>
        <w:rPr>
          <w:rFonts w:hint="eastAsia"/>
        </w:rPr>
        <w:t>TLAB</w:t>
      </w:r>
      <w:r>
        <w:rPr>
          <w:rFonts w:hint="eastAsia"/>
        </w:rPr>
        <w:t>上，截取了一段</w:t>
      </w:r>
      <w:r>
        <w:rPr>
          <w:rFonts w:hint="eastAsia"/>
        </w:rPr>
        <w:t>5</w:t>
      </w:r>
      <w:r>
        <w:t>0</w:t>
      </w:r>
      <w:r>
        <w:rPr>
          <w:rFonts w:hint="eastAsia"/>
        </w:rPr>
        <w:t>多秒的记录看下：</w:t>
      </w:r>
    </w:p>
    <w:p w14:paraId="56DF2BDD" w14:textId="77777777" w:rsidR="00C7194B" w:rsidRDefault="00176B46">
      <w:r>
        <w:rPr>
          <w:noProof/>
        </w:rPr>
        <w:drawing>
          <wp:inline distT="0" distB="0" distL="0" distR="0" wp14:anchorId="14AA9DA3" wp14:editId="706E2052">
            <wp:extent cx="5274310" cy="121983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3"/>
                    <a:stretch>
                      <a:fillRect/>
                    </a:stretch>
                  </pic:blipFill>
                  <pic:spPr>
                    <a:xfrm>
                      <a:off x="0" y="0"/>
                      <a:ext cx="5274310" cy="1219835"/>
                    </a:xfrm>
                    <a:prstGeom prst="rect">
                      <a:avLst/>
                    </a:prstGeom>
                  </pic:spPr>
                </pic:pic>
              </a:graphicData>
            </a:graphic>
          </wp:inline>
        </w:drawing>
      </w:r>
    </w:p>
    <w:p w14:paraId="4AA2B459" w14:textId="77777777" w:rsidR="00C7194B" w:rsidRDefault="00176B46">
      <w:r>
        <w:tab/>
      </w:r>
      <w:r>
        <w:rPr>
          <w:rFonts w:hint="eastAsia"/>
        </w:rPr>
        <w:t>占用比例最大的就是</w:t>
      </w:r>
      <w:r>
        <w:rPr>
          <w:rFonts w:hint="eastAsia"/>
        </w:rPr>
        <w:t>char</w:t>
      </w:r>
      <w:r>
        <w:t>[]</w:t>
      </w:r>
      <w:r>
        <w:rPr>
          <w:rFonts w:hint="eastAsia"/>
        </w:rPr>
        <w:t>了这个大多是</w:t>
      </w:r>
      <w:r>
        <w:rPr>
          <w:rFonts w:hint="eastAsia"/>
        </w:rPr>
        <w:t>String</w:t>
      </w:r>
      <w:r>
        <w:rPr>
          <w:rFonts w:hint="eastAsia"/>
        </w:rPr>
        <w:t>对象</w:t>
      </w:r>
      <w:r>
        <w:rPr>
          <w:rFonts w:hint="eastAsia"/>
        </w:rPr>
        <w:t>new</w:t>
      </w:r>
      <w:r>
        <w:rPr>
          <w:rFonts w:hint="eastAsia"/>
        </w:rPr>
        <w:t>的太多了，接着从跟踪堆栈中看下是否存在预算相关的代码，然后针对性的优化就可以了：</w:t>
      </w:r>
    </w:p>
    <w:p w14:paraId="5EED85DC" w14:textId="77777777" w:rsidR="00C7194B" w:rsidRDefault="00176B46">
      <w:r>
        <w:rPr>
          <w:noProof/>
        </w:rPr>
        <w:lastRenderedPageBreak/>
        <w:drawing>
          <wp:inline distT="0" distB="0" distL="0" distR="0" wp14:anchorId="4BDAED23" wp14:editId="28C84197">
            <wp:extent cx="5274310" cy="203200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4"/>
                    <a:stretch>
                      <a:fillRect/>
                    </a:stretch>
                  </pic:blipFill>
                  <pic:spPr>
                    <a:xfrm>
                      <a:off x="0" y="0"/>
                      <a:ext cx="5274310" cy="2032000"/>
                    </a:xfrm>
                    <a:prstGeom prst="rect">
                      <a:avLst/>
                    </a:prstGeom>
                  </pic:spPr>
                </pic:pic>
              </a:graphicData>
            </a:graphic>
          </wp:inline>
        </w:drawing>
      </w:r>
    </w:p>
    <w:p w14:paraId="5935265B" w14:textId="77777777" w:rsidR="00C7194B" w:rsidRDefault="00176B46">
      <w:pPr>
        <w:ind w:firstLine="420"/>
      </w:pPr>
      <w:r>
        <w:rPr>
          <w:rFonts w:hint="eastAsia"/>
        </w:rPr>
        <w:t>同时，在热点方法中搜索预算相关的代码并进行分析：</w:t>
      </w:r>
    </w:p>
    <w:p w14:paraId="670D5E4D" w14:textId="77777777" w:rsidR="00C7194B" w:rsidRDefault="00176B46">
      <w:r>
        <w:rPr>
          <w:noProof/>
        </w:rPr>
        <w:drawing>
          <wp:inline distT="0" distB="0" distL="0" distR="0" wp14:anchorId="25890A95" wp14:editId="1567CFF9">
            <wp:extent cx="5274310" cy="166687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5"/>
                    <a:stretch>
                      <a:fillRect/>
                    </a:stretch>
                  </pic:blipFill>
                  <pic:spPr>
                    <a:xfrm>
                      <a:off x="0" y="0"/>
                      <a:ext cx="5274310" cy="1666875"/>
                    </a:xfrm>
                    <a:prstGeom prst="rect">
                      <a:avLst/>
                    </a:prstGeom>
                  </pic:spPr>
                </pic:pic>
              </a:graphicData>
            </a:graphic>
          </wp:inline>
        </w:drawing>
      </w:r>
    </w:p>
    <w:p w14:paraId="06E7A9BC" w14:textId="77777777" w:rsidR="00C7194B" w:rsidRDefault="00176B46">
      <w:r>
        <w:tab/>
      </w:r>
      <w:r>
        <w:rPr>
          <w:rFonts w:hint="eastAsia"/>
        </w:rPr>
        <w:t>最终进过一轮优化后，</w:t>
      </w:r>
      <w:r>
        <w:rPr>
          <w:rFonts w:hint="eastAsia"/>
        </w:rPr>
        <w:t>4</w:t>
      </w:r>
      <w:r>
        <w:t>000</w:t>
      </w:r>
      <w:r>
        <w:rPr>
          <w:rFonts w:hint="eastAsia"/>
        </w:rPr>
        <w:t>人压力测试的结果如下：</w:t>
      </w:r>
    </w:p>
    <w:p w14:paraId="00674B25" w14:textId="77777777" w:rsidR="00C7194B" w:rsidRDefault="00176B46">
      <w:r>
        <w:rPr>
          <w:noProof/>
        </w:rPr>
        <w:drawing>
          <wp:inline distT="0" distB="0" distL="0" distR="0" wp14:anchorId="4AA22EC4" wp14:editId="4AE8EE98">
            <wp:extent cx="5274310" cy="327025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6"/>
                    <a:stretch>
                      <a:fillRect/>
                    </a:stretch>
                  </pic:blipFill>
                  <pic:spPr>
                    <a:xfrm>
                      <a:off x="0" y="0"/>
                      <a:ext cx="5274310" cy="3270250"/>
                    </a:xfrm>
                    <a:prstGeom prst="rect">
                      <a:avLst/>
                    </a:prstGeom>
                  </pic:spPr>
                </pic:pic>
              </a:graphicData>
            </a:graphic>
          </wp:inline>
        </w:drawing>
      </w:r>
    </w:p>
    <w:p w14:paraId="15BA869D" w14:textId="77777777" w:rsidR="00C7194B" w:rsidRDefault="00176B46">
      <w:r>
        <w:tab/>
      </w:r>
      <w:r>
        <w:rPr>
          <w:rFonts w:hint="eastAsia"/>
        </w:rPr>
        <w:t>这个结果已经让我们觉得比较满意了，本次优化的代码已经提交到</w:t>
      </w:r>
      <w:hyperlink r:id="rId47" w:history="1">
        <w:r w:rsidRPr="00B90F0B">
          <w:rPr>
            <w:rStyle w:val="a8"/>
            <w:i/>
            <w:color w:val="0070C0"/>
            <w:u w:val="single"/>
          </w:rPr>
          <w:t>BUDGET-7190</w:t>
        </w:r>
      </w:hyperlink>
      <w:r>
        <w:rPr>
          <w:rFonts w:hint="eastAsia"/>
        </w:rPr>
        <w:t>。</w:t>
      </w:r>
    </w:p>
    <w:p w14:paraId="2FCAE30B" w14:textId="77777777" w:rsidR="00B90F0B" w:rsidRDefault="00B90F0B"/>
    <w:p w14:paraId="1574F313" w14:textId="77777777" w:rsidR="008D08AA" w:rsidRDefault="008D08AA">
      <w:pPr>
        <w:pStyle w:val="2"/>
      </w:pPr>
      <w:bookmarkStart w:id="28" w:name="_Toc10018493"/>
      <w:r>
        <w:rPr>
          <w:rFonts w:hint="eastAsia"/>
        </w:rPr>
        <w:lastRenderedPageBreak/>
        <w:t>粮食局项目优化</w:t>
      </w:r>
      <w:r w:rsidR="003F27B9">
        <w:rPr>
          <w:rFonts w:hint="eastAsia"/>
        </w:rPr>
        <w:t>记录</w:t>
      </w:r>
      <w:bookmarkEnd w:id="28"/>
    </w:p>
    <w:p w14:paraId="429DCFEE" w14:textId="77777777" w:rsidR="008D08AA" w:rsidRDefault="008D08AA" w:rsidP="008D08AA">
      <w:r>
        <w:tab/>
      </w:r>
      <w:r>
        <w:rPr>
          <w:rFonts w:hint="eastAsia"/>
        </w:rPr>
        <w:t>应用服务器有三台，一共是</w:t>
      </w:r>
      <w:r>
        <w:rPr>
          <w:rFonts w:hint="eastAsia"/>
        </w:rPr>
        <w:t>5</w:t>
      </w:r>
      <w:r>
        <w:rPr>
          <w:rFonts w:hint="eastAsia"/>
        </w:rPr>
        <w:t>个节点的</w:t>
      </w:r>
      <w:r>
        <w:rPr>
          <w:rFonts w:hint="eastAsia"/>
        </w:rPr>
        <w:t>DNA</w:t>
      </w:r>
      <w:r>
        <w:rPr>
          <w:rFonts w:hint="eastAsia"/>
        </w:rPr>
        <w:t>集群。数据库用的是</w:t>
      </w:r>
      <w:r>
        <w:rPr>
          <w:rFonts w:hint="eastAsia"/>
        </w:rPr>
        <w:t>DM</w:t>
      </w:r>
      <w:r>
        <w:t>7</w:t>
      </w:r>
      <w:r>
        <w:rPr>
          <w:rFonts w:hint="eastAsia"/>
        </w:rPr>
        <w:t>，主备集群，备机仅提供数据备份功能。</w:t>
      </w:r>
    </w:p>
    <w:p w14:paraId="3B3EC7DC" w14:textId="77777777" w:rsidR="00BB7655" w:rsidRDefault="00BB7655" w:rsidP="008D08AA">
      <w:r>
        <w:tab/>
      </w:r>
      <w:r>
        <w:rPr>
          <w:rFonts w:hint="eastAsia"/>
        </w:rPr>
        <w:t>问题描述，从</w:t>
      </w:r>
      <w:r>
        <w:rPr>
          <w:rFonts w:hint="eastAsia"/>
        </w:rPr>
        <w:t>2</w:t>
      </w:r>
      <w:r>
        <w:t>018</w:t>
      </w:r>
      <w:r>
        <w:rPr>
          <w:rFonts w:hint="eastAsia"/>
        </w:rPr>
        <w:t>年</w:t>
      </w:r>
      <w:r>
        <w:rPr>
          <w:rFonts w:hint="eastAsia"/>
        </w:rPr>
        <w:t>1</w:t>
      </w:r>
      <w:r>
        <w:t>2</w:t>
      </w:r>
      <w:r>
        <w:rPr>
          <w:rFonts w:hint="eastAsia"/>
        </w:rPr>
        <w:t>月</w:t>
      </w:r>
      <w:r>
        <w:rPr>
          <w:rFonts w:hint="eastAsia"/>
        </w:rPr>
        <w:t>3</w:t>
      </w:r>
      <w:r>
        <w:t>0</w:t>
      </w:r>
      <w:r>
        <w:rPr>
          <w:rFonts w:hint="eastAsia"/>
        </w:rPr>
        <w:t>日起，系统</w:t>
      </w:r>
      <w:proofErr w:type="gramStart"/>
      <w:r>
        <w:rPr>
          <w:rFonts w:hint="eastAsia"/>
        </w:rPr>
        <w:t>开始卡顿</w:t>
      </w:r>
      <w:proofErr w:type="gramEnd"/>
      <w:r>
        <w:rPr>
          <w:rFonts w:hint="eastAsia"/>
        </w:rPr>
        <w:t>，一直到元旦节后依然无法解决。这个时候正赶上年底开始年报填报以及</w:t>
      </w:r>
      <w:r>
        <w:rPr>
          <w:rFonts w:hint="eastAsia"/>
        </w:rPr>
        <w:t>1</w:t>
      </w:r>
      <w:r>
        <w:t>2</w:t>
      </w:r>
      <w:r>
        <w:rPr>
          <w:rFonts w:hint="eastAsia"/>
        </w:rPr>
        <w:t>月月报的填报，系统压力比较大，用户点击月报功能点平均要</w:t>
      </w:r>
      <w:r>
        <w:rPr>
          <w:rFonts w:hint="eastAsia"/>
        </w:rPr>
        <w:t>2</w:t>
      </w:r>
      <w:r>
        <w:rPr>
          <w:rFonts w:hint="eastAsia"/>
        </w:rPr>
        <w:t>分钟才能进入功能点，随便点一点就非常卡。</w:t>
      </w:r>
    </w:p>
    <w:p w14:paraId="72861A10" w14:textId="77777777" w:rsidR="00BB7655" w:rsidRDefault="00BB7655" w:rsidP="008D08AA">
      <w:r>
        <w:tab/>
      </w:r>
      <w:r>
        <w:rPr>
          <w:rFonts w:hint="eastAsia"/>
        </w:rPr>
        <w:t>系统</w:t>
      </w:r>
      <w:r w:rsidR="003122F2">
        <w:rPr>
          <w:rFonts w:hint="eastAsia"/>
        </w:rPr>
        <w:t>在发生这个问题之前并没有换过什么增量，最近一次的增量也是将近一个月以前换上的。因为是月报或年报功能</w:t>
      </w:r>
      <w:proofErr w:type="gramStart"/>
      <w:r w:rsidR="003122F2">
        <w:rPr>
          <w:rFonts w:hint="eastAsia"/>
        </w:rPr>
        <w:t>点打开慢</w:t>
      </w:r>
      <w:proofErr w:type="gramEnd"/>
      <w:r w:rsidR="003122F2">
        <w:rPr>
          <w:rFonts w:hint="eastAsia"/>
        </w:rPr>
        <w:t>，所以针对具体的功能点的打开，我们做了线程</w:t>
      </w:r>
      <w:r w:rsidR="003122F2">
        <w:rPr>
          <w:rFonts w:hint="eastAsia"/>
        </w:rPr>
        <w:t>dump</w:t>
      </w:r>
      <w:r w:rsidR="003122F2">
        <w:rPr>
          <w:rFonts w:hint="eastAsia"/>
        </w:rPr>
        <w:t>，部分截图如下：</w:t>
      </w:r>
    </w:p>
    <w:p w14:paraId="1DA2BB2B" w14:textId="77777777" w:rsidR="003122F2" w:rsidRDefault="003122F2" w:rsidP="008D08AA">
      <w:r>
        <w:rPr>
          <w:noProof/>
        </w:rPr>
        <w:drawing>
          <wp:inline distT="0" distB="0" distL="0" distR="0" wp14:anchorId="65160B71" wp14:editId="19C1E02B">
            <wp:extent cx="5274310" cy="29794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79420"/>
                    </a:xfrm>
                    <a:prstGeom prst="rect">
                      <a:avLst/>
                    </a:prstGeom>
                  </pic:spPr>
                </pic:pic>
              </a:graphicData>
            </a:graphic>
          </wp:inline>
        </w:drawing>
      </w:r>
    </w:p>
    <w:p w14:paraId="06F33512" w14:textId="77777777" w:rsidR="003F27B9" w:rsidRDefault="003122F2" w:rsidP="008D08AA">
      <w:r>
        <w:tab/>
      </w:r>
      <w:r>
        <w:rPr>
          <w:rFonts w:hint="eastAsia"/>
        </w:rPr>
        <w:t>从图中发现，在</w:t>
      </w:r>
      <w:r>
        <w:rPr>
          <w:rFonts w:hint="eastAsia"/>
        </w:rPr>
        <w:t>DM</w:t>
      </w:r>
      <w:r>
        <w:t xml:space="preserve"> </w:t>
      </w:r>
      <w:r>
        <w:rPr>
          <w:rFonts w:hint="eastAsia"/>
        </w:rPr>
        <w:t>JDBC</w:t>
      </w:r>
      <w:r>
        <w:rPr>
          <w:rFonts w:hint="eastAsia"/>
        </w:rPr>
        <w:t>的驱动中有一个全局的独占锁，</w:t>
      </w:r>
      <w:r w:rsidR="003F27B9">
        <w:rPr>
          <w:rFonts w:hint="eastAsia"/>
        </w:rPr>
        <w:t>每次连接数据库时都要先等待这个独占锁，请求到独占锁的线程才能进行数据库连接。针对这个问题我们联系</w:t>
      </w:r>
      <w:proofErr w:type="gramStart"/>
      <w:r w:rsidR="003F27B9">
        <w:rPr>
          <w:rFonts w:hint="eastAsia"/>
        </w:rPr>
        <w:t>了达梦的</w:t>
      </w:r>
      <w:proofErr w:type="gramEnd"/>
      <w:r w:rsidR="003F27B9">
        <w:rPr>
          <w:rFonts w:hint="eastAsia"/>
        </w:rPr>
        <w:t>运维同学，</w:t>
      </w:r>
      <w:proofErr w:type="gramStart"/>
      <w:r w:rsidR="003F27B9">
        <w:rPr>
          <w:rFonts w:hint="eastAsia"/>
        </w:rPr>
        <w:t>然后达梦给出</w:t>
      </w:r>
      <w:proofErr w:type="gramEnd"/>
      <w:r w:rsidR="003F27B9">
        <w:rPr>
          <w:rFonts w:hint="eastAsia"/>
        </w:rPr>
        <w:t>了一个更新版的</w:t>
      </w:r>
      <w:r w:rsidR="003F27B9">
        <w:rPr>
          <w:rFonts w:hint="eastAsia"/>
        </w:rPr>
        <w:t>JDBC</w:t>
      </w:r>
      <w:r w:rsidR="003F27B9">
        <w:rPr>
          <w:rFonts w:hint="eastAsia"/>
        </w:rPr>
        <w:t>驱动，打算第二天再观察一下。</w:t>
      </w:r>
    </w:p>
    <w:p w14:paraId="3B479BDA" w14:textId="77777777" w:rsidR="003F27B9" w:rsidRDefault="003F27B9" w:rsidP="008D08AA">
      <w:r>
        <w:tab/>
      </w:r>
      <w:r>
        <w:rPr>
          <w:rFonts w:hint="eastAsia"/>
        </w:rPr>
        <w:t>第二天，情况依旧没有好转</w:t>
      </w:r>
      <w:r>
        <w:t>……</w:t>
      </w:r>
      <w:r>
        <w:rPr>
          <w:rFonts w:hint="eastAsia"/>
        </w:rPr>
        <w:t>继续</w:t>
      </w:r>
      <w:r w:rsidR="00872B9A">
        <w:rPr>
          <w:rFonts w:hint="eastAsia"/>
        </w:rPr>
        <w:t>看</w:t>
      </w:r>
      <w:r>
        <w:rPr>
          <w:rFonts w:hint="eastAsia"/>
        </w:rPr>
        <w:t>线程</w:t>
      </w:r>
      <w:r>
        <w:rPr>
          <w:rFonts w:hint="eastAsia"/>
        </w:rPr>
        <w:t>dump</w:t>
      </w:r>
      <w:r w:rsidR="005641D0">
        <w:t>……</w:t>
      </w:r>
      <w:r w:rsidR="005641D0">
        <w:rPr>
          <w:rFonts w:hint="eastAsia"/>
        </w:rPr>
        <w:t>从现场反馈回的线程</w:t>
      </w:r>
      <w:r w:rsidR="005641D0">
        <w:rPr>
          <w:rFonts w:hint="eastAsia"/>
        </w:rPr>
        <w:t>dump</w:t>
      </w:r>
      <w:r w:rsidR="005641D0">
        <w:rPr>
          <w:rFonts w:hint="eastAsia"/>
        </w:rPr>
        <w:t>中并没有看到某一个具体</w:t>
      </w:r>
      <w:r w:rsidR="00872B9A">
        <w:rPr>
          <w:rFonts w:hint="eastAsia"/>
        </w:rPr>
        <w:t>的慢的</w:t>
      </w:r>
      <w:r w:rsidR="005641D0">
        <w:rPr>
          <w:rFonts w:hint="eastAsia"/>
        </w:rPr>
        <w:t>操作</w:t>
      </w:r>
      <w:r w:rsidR="00872B9A">
        <w:rPr>
          <w:rFonts w:hint="eastAsia"/>
        </w:rPr>
        <w:t>，</w:t>
      </w:r>
      <w:r w:rsidR="00872B9A">
        <w:rPr>
          <w:rFonts w:hint="eastAsia"/>
        </w:rPr>
        <w:t>JDBC</w:t>
      </w:r>
      <w:r w:rsidR="00872B9A">
        <w:rPr>
          <w:rFonts w:hint="eastAsia"/>
        </w:rPr>
        <w:t>的问题也已经得到了解决。同时我们发现系统属于整体卡顿</w:t>
      </w:r>
      <w:r w:rsidR="00202262">
        <w:rPr>
          <w:rFonts w:hint="eastAsia"/>
        </w:rPr>
        <w:t>并不是某个功能点的卡顿，所以我们做了飞行记录，如下：</w:t>
      </w:r>
    </w:p>
    <w:p w14:paraId="4532C965" w14:textId="77777777" w:rsidR="00202262" w:rsidRDefault="00202262" w:rsidP="008D08AA">
      <w:r>
        <w:rPr>
          <w:noProof/>
        </w:rPr>
        <w:drawing>
          <wp:inline distT="0" distB="0" distL="0" distR="0" wp14:anchorId="3DC19D99" wp14:editId="47C7D777">
            <wp:extent cx="5274310" cy="97663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76630"/>
                    </a:xfrm>
                    <a:prstGeom prst="rect">
                      <a:avLst/>
                    </a:prstGeom>
                  </pic:spPr>
                </pic:pic>
              </a:graphicData>
            </a:graphic>
          </wp:inline>
        </w:drawing>
      </w:r>
    </w:p>
    <w:p w14:paraId="4865014E" w14:textId="77777777" w:rsidR="007854FC" w:rsidRDefault="005641D0" w:rsidP="008D08AA">
      <w:r>
        <w:tab/>
      </w:r>
      <w:r w:rsidR="00202262">
        <w:rPr>
          <w:rFonts w:hint="eastAsia"/>
        </w:rPr>
        <w:t>从图中可以看出，堆的使用量的平均值并不高，</w:t>
      </w:r>
      <w:r w:rsidR="00202262">
        <w:rPr>
          <w:rFonts w:hint="eastAsia"/>
        </w:rPr>
        <w:t>CPU</w:t>
      </w:r>
      <w:r w:rsidR="00202262">
        <w:rPr>
          <w:rFonts w:hint="eastAsia"/>
        </w:rPr>
        <w:t>占用率也不高，但是</w:t>
      </w:r>
      <w:r w:rsidR="00202262">
        <w:rPr>
          <w:rFonts w:hint="eastAsia"/>
        </w:rPr>
        <w:t>GC</w:t>
      </w:r>
      <w:r w:rsidR="00202262">
        <w:rPr>
          <w:rFonts w:hint="eastAsia"/>
        </w:rPr>
        <w:t>却很高，平均</w:t>
      </w:r>
      <w:r w:rsidR="00202262">
        <w:rPr>
          <w:rFonts w:hint="eastAsia"/>
        </w:rPr>
        <w:t>2</w:t>
      </w:r>
      <w:r w:rsidR="00202262">
        <w:t>9</w:t>
      </w:r>
      <w:r w:rsidR="00202262">
        <w:rPr>
          <w:rFonts w:hint="eastAsia"/>
        </w:rPr>
        <w:t>秒，最大值</w:t>
      </w:r>
      <w:r w:rsidR="00202262">
        <w:t>39</w:t>
      </w:r>
      <w:r w:rsidR="00202262">
        <w:rPr>
          <w:rFonts w:hint="eastAsia"/>
        </w:rPr>
        <w:t>秒。现在只要降低</w:t>
      </w:r>
      <w:r w:rsidR="00202262">
        <w:rPr>
          <w:rFonts w:hint="eastAsia"/>
        </w:rPr>
        <w:t>GC</w:t>
      </w:r>
      <w:r w:rsidR="00202262">
        <w:rPr>
          <w:rFonts w:hint="eastAsia"/>
        </w:rPr>
        <w:t>时间，减少</w:t>
      </w:r>
      <w:r w:rsidR="00202262">
        <w:rPr>
          <w:rFonts w:hint="eastAsia"/>
        </w:rPr>
        <w:t>GC</w:t>
      </w:r>
      <w:r w:rsidR="00202262">
        <w:rPr>
          <w:rFonts w:hint="eastAsia"/>
        </w:rPr>
        <w:t>次数应该就可以解决问题了。</w:t>
      </w:r>
      <w:r w:rsidR="00B26C28">
        <w:rPr>
          <w:rFonts w:hint="eastAsia"/>
        </w:rPr>
        <w:t>由于</w:t>
      </w:r>
      <w:r w:rsidR="003057D0">
        <w:rPr>
          <w:rFonts w:hint="eastAsia"/>
        </w:rPr>
        <w:t>我们近期没有上过什么增量，所以想先从</w:t>
      </w:r>
      <w:r w:rsidR="003057D0">
        <w:rPr>
          <w:rFonts w:hint="eastAsia"/>
        </w:rPr>
        <w:t>JVM</w:t>
      </w:r>
      <w:r w:rsidR="003057D0">
        <w:rPr>
          <w:rFonts w:hint="eastAsia"/>
        </w:rPr>
        <w:t>参数着手进行调优。</w:t>
      </w:r>
    </w:p>
    <w:p w14:paraId="65EFF077" w14:textId="77777777" w:rsidR="005641D0" w:rsidRDefault="007854FC" w:rsidP="007854FC">
      <w:pPr>
        <w:ind w:firstLine="420"/>
      </w:pPr>
      <w:r>
        <w:rPr>
          <w:rFonts w:hint="eastAsia"/>
        </w:rPr>
        <w:t>先看下后台模拟</w:t>
      </w:r>
      <w:r w:rsidR="007F3B6D">
        <w:rPr>
          <w:rFonts w:hint="eastAsia"/>
        </w:rPr>
        <w:t>单节点</w:t>
      </w:r>
      <w:r>
        <w:rPr>
          <w:rFonts w:hint="eastAsia"/>
        </w:rPr>
        <w:t>2</w:t>
      </w:r>
      <w:r>
        <w:t>00</w:t>
      </w:r>
      <w:r>
        <w:rPr>
          <w:rFonts w:hint="eastAsia"/>
        </w:rPr>
        <w:t>人</w:t>
      </w:r>
      <w:r w:rsidR="00705034">
        <w:rPr>
          <w:rFonts w:hint="eastAsia"/>
        </w:rPr>
        <w:t>绝对</w:t>
      </w:r>
      <w:r>
        <w:rPr>
          <w:rFonts w:hint="eastAsia"/>
        </w:rPr>
        <w:t>并发的压力测试截图</w:t>
      </w:r>
      <w:r w:rsidR="00705034">
        <w:rPr>
          <w:rFonts w:hint="eastAsia"/>
        </w:rPr>
        <w:t>：</w:t>
      </w:r>
    </w:p>
    <w:p w14:paraId="40E8EAFC" w14:textId="77777777" w:rsidR="00705034" w:rsidRDefault="00705034" w:rsidP="00997BEA">
      <w:r w:rsidRPr="00705034">
        <w:rPr>
          <w:noProof/>
        </w:rPr>
        <w:lastRenderedPageBreak/>
        <w:drawing>
          <wp:inline distT="0" distB="0" distL="0" distR="0" wp14:anchorId="58A1C4C0" wp14:editId="5105CF64">
            <wp:extent cx="5274310" cy="2535555"/>
            <wp:effectExtent l="0" t="0" r="2540" b="0"/>
            <wp:docPr id="43" name="图片 43" descr="C:\Users\WANGXI~1.JIU\AppData\Local\Temp\WeChat Files\521f80b5372222ffcc14274a8218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XI~1.JIU\AppData\Local\Temp\WeChat Files\521f80b5372222ffcc14274a8218bb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535555"/>
                    </a:xfrm>
                    <a:prstGeom prst="rect">
                      <a:avLst/>
                    </a:prstGeom>
                    <a:noFill/>
                    <a:ln>
                      <a:noFill/>
                    </a:ln>
                  </pic:spPr>
                </pic:pic>
              </a:graphicData>
            </a:graphic>
          </wp:inline>
        </w:drawing>
      </w:r>
    </w:p>
    <w:p w14:paraId="428B92A6" w14:textId="77777777" w:rsidR="003057D0" w:rsidRDefault="003057D0" w:rsidP="003057D0">
      <w:r>
        <w:tab/>
      </w:r>
      <w:r w:rsidR="00997BEA">
        <w:rPr>
          <w:rFonts w:hint="eastAsia"/>
        </w:rPr>
        <w:t>基本是惨不忍睹了</w:t>
      </w:r>
      <w:r>
        <w:rPr>
          <w:rFonts w:hint="eastAsia"/>
        </w:rPr>
        <w:t>。</w:t>
      </w:r>
      <w:r>
        <w:rPr>
          <w:rFonts w:hint="eastAsia"/>
        </w:rPr>
        <w:t>JVM</w:t>
      </w:r>
      <w:r>
        <w:rPr>
          <w:rFonts w:hint="eastAsia"/>
        </w:rPr>
        <w:t>参数方面我们咨询了刘艳辉，他</w:t>
      </w:r>
      <w:r w:rsidR="004839B1">
        <w:rPr>
          <w:rFonts w:hint="eastAsia"/>
        </w:rPr>
        <w:t>了我们一些建议：</w:t>
      </w:r>
      <w:r w:rsidR="004839B1">
        <w:rPr>
          <w:rFonts w:hint="eastAsia"/>
        </w:rPr>
        <w:t>G</w:t>
      </w:r>
      <w:r w:rsidR="004839B1">
        <w:t>1</w:t>
      </w:r>
      <w:r w:rsidR="004839B1" w:rsidRPr="004839B1">
        <w:rPr>
          <w:rFonts w:hint="eastAsia"/>
        </w:rPr>
        <w:t>相比</w:t>
      </w:r>
      <w:r w:rsidR="004839B1">
        <w:rPr>
          <w:rFonts w:hint="eastAsia"/>
        </w:rPr>
        <w:t>CMS</w:t>
      </w:r>
      <w:r w:rsidR="004839B1" w:rsidRPr="004839B1">
        <w:rPr>
          <w:rFonts w:hint="eastAsia"/>
        </w:rPr>
        <w:t>在预测和压缩方面有优势，</w:t>
      </w:r>
      <w:r w:rsidR="004839B1">
        <w:t>G</w:t>
      </w:r>
      <w:r w:rsidR="004839B1" w:rsidRPr="004839B1">
        <w:rPr>
          <w:rFonts w:hint="eastAsia"/>
        </w:rPr>
        <w:t>1</w:t>
      </w:r>
      <w:r w:rsidR="004839B1" w:rsidRPr="004839B1">
        <w:rPr>
          <w:rFonts w:hint="eastAsia"/>
        </w:rPr>
        <w:t>目标是替代</w:t>
      </w:r>
      <w:r w:rsidR="004839B1">
        <w:rPr>
          <w:rFonts w:hint="eastAsia"/>
        </w:rPr>
        <w:t>CMS</w:t>
      </w:r>
      <w:r w:rsidR="004839B1" w:rsidRPr="004839B1">
        <w:rPr>
          <w:rFonts w:hint="eastAsia"/>
        </w:rPr>
        <w:t>，但直到</w:t>
      </w:r>
      <w:r w:rsidR="004839B1" w:rsidRPr="004839B1">
        <w:rPr>
          <w:rFonts w:hint="eastAsia"/>
        </w:rPr>
        <w:t>java9</w:t>
      </w:r>
      <w:r w:rsidR="004839B1" w:rsidRPr="004839B1">
        <w:rPr>
          <w:rFonts w:hint="eastAsia"/>
        </w:rPr>
        <w:t>出来才默认使用</w:t>
      </w:r>
      <w:r w:rsidR="004839B1">
        <w:t>G</w:t>
      </w:r>
      <w:r w:rsidR="004839B1" w:rsidRPr="004839B1">
        <w:rPr>
          <w:rFonts w:hint="eastAsia"/>
        </w:rPr>
        <w:t>1</w:t>
      </w:r>
      <w:r w:rsidR="004839B1" w:rsidRPr="004839B1">
        <w:rPr>
          <w:rFonts w:hint="eastAsia"/>
        </w:rPr>
        <w:t>，我们还在用</w:t>
      </w:r>
      <w:r w:rsidR="004839B1" w:rsidRPr="004839B1">
        <w:rPr>
          <w:rFonts w:hint="eastAsia"/>
        </w:rPr>
        <w:t>7</w:t>
      </w:r>
      <w:r w:rsidR="004839B1" w:rsidRPr="004839B1">
        <w:rPr>
          <w:rFonts w:hint="eastAsia"/>
        </w:rPr>
        <w:t>，说不好会有什么</w:t>
      </w:r>
      <w:r w:rsidR="004839B1" w:rsidRPr="004839B1">
        <w:rPr>
          <w:rFonts w:hint="eastAsia"/>
        </w:rPr>
        <w:t>bug</w:t>
      </w:r>
      <w:r w:rsidR="004839B1" w:rsidRPr="004839B1">
        <w:rPr>
          <w:rFonts w:hint="eastAsia"/>
        </w:rPr>
        <w:t>，所以在不修改程序代码的情况下可以</w:t>
      </w:r>
      <w:r w:rsidR="004839B1">
        <w:t>G</w:t>
      </w:r>
      <w:r w:rsidR="004839B1" w:rsidRPr="004839B1">
        <w:rPr>
          <w:rFonts w:hint="eastAsia"/>
        </w:rPr>
        <w:t>1</w:t>
      </w:r>
      <w:r w:rsidR="004839B1" w:rsidRPr="004839B1">
        <w:rPr>
          <w:rFonts w:hint="eastAsia"/>
        </w:rPr>
        <w:t>和</w:t>
      </w:r>
      <w:r w:rsidR="004839B1">
        <w:rPr>
          <w:rFonts w:hint="eastAsia"/>
        </w:rPr>
        <w:t>CMS</w:t>
      </w:r>
      <w:r w:rsidR="004839B1" w:rsidRPr="004839B1">
        <w:rPr>
          <w:rFonts w:hint="eastAsia"/>
        </w:rPr>
        <w:t>都尝试一下。</w:t>
      </w:r>
      <w:r w:rsidR="004839B1">
        <w:rPr>
          <w:rFonts w:hint="eastAsia"/>
        </w:rPr>
        <w:t>所以有了如下两套启动参数：</w:t>
      </w:r>
    </w:p>
    <w:p w14:paraId="7F85C09E" w14:textId="77777777" w:rsidR="004839B1" w:rsidRDefault="004839B1" w:rsidP="00B56B42">
      <w:pPr>
        <w:ind w:firstLine="420"/>
      </w:pPr>
      <w:r>
        <w:rPr>
          <w:rFonts w:hint="eastAsia"/>
        </w:rPr>
        <w:t>CMS</w:t>
      </w:r>
      <w:r w:rsidRPr="004839B1">
        <w:rPr>
          <w:rFonts w:hint="eastAsia"/>
        </w:rPr>
        <w:t>回收方式</w:t>
      </w:r>
      <w:r>
        <w:rPr>
          <w:rFonts w:hint="eastAsia"/>
        </w:rPr>
        <w:t>：</w:t>
      </w:r>
    </w:p>
    <w:tbl>
      <w:tblPr>
        <w:tblStyle w:val="a9"/>
        <w:tblW w:w="0" w:type="auto"/>
        <w:shd w:val="clear" w:color="auto" w:fill="D9D9D9" w:themeFill="background1" w:themeFillShade="D9"/>
        <w:tblLook w:val="04A0" w:firstRow="1" w:lastRow="0" w:firstColumn="1" w:lastColumn="0" w:noHBand="0" w:noVBand="1"/>
      </w:tblPr>
      <w:tblGrid>
        <w:gridCol w:w="8522"/>
      </w:tblGrid>
      <w:tr w:rsidR="004839B1" w14:paraId="5AF13552" w14:textId="77777777" w:rsidTr="004839B1">
        <w:tc>
          <w:tcPr>
            <w:tcW w:w="8522" w:type="dxa"/>
            <w:shd w:val="clear" w:color="auto" w:fill="D9D9D9" w:themeFill="background1" w:themeFillShade="D9"/>
          </w:tcPr>
          <w:p w14:paraId="493B7731" w14:textId="77777777" w:rsidR="004839B1" w:rsidRDefault="004839B1" w:rsidP="003057D0">
            <w:r w:rsidRPr="004839B1">
              <w:t>-</w:t>
            </w:r>
            <w:proofErr w:type="gramStart"/>
            <w:r w:rsidRPr="004839B1">
              <w:t>XX:+</w:t>
            </w:r>
            <w:proofErr w:type="spellStart"/>
            <w:proofErr w:type="gramEnd"/>
            <w:r w:rsidRPr="004839B1">
              <w:t>UnlockCommercialFeatures</w:t>
            </w:r>
            <w:proofErr w:type="spellEnd"/>
            <w:r w:rsidRPr="004839B1">
              <w:t xml:space="preserve"> -XX:+</w:t>
            </w:r>
            <w:proofErr w:type="spellStart"/>
            <w:r w:rsidRPr="004839B1">
              <w:t>FlightRecorder</w:t>
            </w:r>
            <w:proofErr w:type="spellEnd"/>
            <w:r w:rsidRPr="004839B1">
              <w:t xml:space="preserve"> -XX:+</w:t>
            </w:r>
            <w:proofErr w:type="spellStart"/>
            <w:r w:rsidRPr="004839B1">
              <w:t>HeapDumpOnOutOfMemoryError</w:t>
            </w:r>
            <w:proofErr w:type="spellEnd"/>
            <w:r w:rsidRPr="004839B1">
              <w:t xml:space="preserve"> </w:t>
            </w:r>
          </w:p>
          <w:p w14:paraId="09586E24" w14:textId="77777777" w:rsidR="004839B1" w:rsidRDefault="004839B1" w:rsidP="003057D0">
            <w:r w:rsidRPr="004839B1">
              <w:t>-</w:t>
            </w:r>
            <w:proofErr w:type="spellStart"/>
            <w:proofErr w:type="gramStart"/>
            <w:r w:rsidRPr="004839B1">
              <w:t>XX:MaxNewSize</w:t>
            </w:r>
            <w:proofErr w:type="spellEnd"/>
            <w:proofErr w:type="gramEnd"/>
            <w:r w:rsidRPr="004839B1">
              <w:t>=20480M -</w:t>
            </w:r>
            <w:proofErr w:type="spellStart"/>
            <w:r w:rsidRPr="004839B1">
              <w:t>XX:MaxPermSize</w:t>
            </w:r>
            <w:proofErr w:type="spellEnd"/>
            <w:r w:rsidRPr="004839B1">
              <w:t>=1024M -</w:t>
            </w:r>
            <w:proofErr w:type="spellStart"/>
            <w:r w:rsidRPr="004839B1">
              <w:t>XX:PermSize</w:t>
            </w:r>
            <w:proofErr w:type="spellEnd"/>
            <w:r w:rsidRPr="004839B1">
              <w:t xml:space="preserve">=1024M -Xmn37000M </w:t>
            </w:r>
          </w:p>
          <w:p w14:paraId="20861EAA" w14:textId="77777777" w:rsidR="004839B1" w:rsidRDefault="004839B1" w:rsidP="003057D0">
            <w:r w:rsidRPr="004839B1">
              <w:t>-Xms50000M -Xmx50000M -</w:t>
            </w:r>
            <w:proofErr w:type="gramStart"/>
            <w:r w:rsidRPr="004839B1">
              <w:t>XX:+</w:t>
            </w:r>
            <w:proofErr w:type="spellStart"/>
            <w:proofErr w:type="gramEnd"/>
            <w:r w:rsidRPr="004839B1">
              <w:t>PrintGCDetails</w:t>
            </w:r>
            <w:proofErr w:type="spellEnd"/>
            <w:r w:rsidRPr="004839B1">
              <w:t xml:space="preserve"> -XX:+</w:t>
            </w:r>
            <w:proofErr w:type="spellStart"/>
            <w:r w:rsidRPr="004839B1">
              <w:t>PrintCommandLineFlags</w:t>
            </w:r>
            <w:proofErr w:type="spellEnd"/>
            <w:r w:rsidRPr="004839B1">
              <w:t xml:space="preserve"> </w:t>
            </w:r>
          </w:p>
          <w:p w14:paraId="54533374" w14:textId="77777777" w:rsidR="004839B1" w:rsidRDefault="004839B1" w:rsidP="003057D0">
            <w:r w:rsidRPr="004839B1">
              <w:t>-</w:t>
            </w:r>
            <w:proofErr w:type="spellStart"/>
            <w:r w:rsidRPr="004839B1">
              <w:t>Duser.timezone</w:t>
            </w:r>
            <w:proofErr w:type="spellEnd"/>
            <w:r w:rsidRPr="004839B1">
              <w:t>=GMT+08 -</w:t>
            </w:r>
            <w:proofErr w:type="gramStart"/>
            <w:r w:rsidRPr="004839B1">
              <w:t>XX:+</w:t>
            </w:r>
            <w:proofErr w:type="spellStart"/>
            <w:proofErr w:type="gramEnd"/>
            <w:r w:rsidRPr="004839B1">
              <w:t>DisableExplicitGC</w:t>
            </w:r>
            <w:proofErr w:type="spellEnd"/>
            <w:r w:rsidRPr="004839B1">
              <w:t xml:space="preserve"> -</w:t>
            </w:r>
            <w:proofErr w:type="spellStart"/>
            <w:r w:rsidRPr="004839B1">
              <w:t>Djava.util.Arrays.useLegacyMergeSort</w:t>
            </w:r>
            <w:proofErr w:type="spellEnd"/>
            <w:r w:rsidRPr="004839B1">
              <w:t xml:space="preserve">=true </w:t>
            </w:r>
          </w:p>
          <w:p w14:paraId="16E9BEDD" w14:textId="77777777" w:rsidR="004839B1" w:rsidRDefault="004839B1" w:rsidP="003057D0">
            <w:r w:rsidRPr="004839B1">
              <w:t>-</w:t>
            </w:r>
            <w:proofErr w:type="spellStart"/>
            <w:proofErr w:type="gramStart"/>
            <w:r w:rsidRPr="004839B1">
              <w:t>XX:SurvivorRatio</w:t>
            </w:r>
            <w:proofErr w:type="spellEnd"/>
            <w:proofErr w:type="gramEnd"/>
            <w:r w:rsidRPr="004839B1">
              <w:t>=6 -XX:-</w:t>
            </w:r>
            <w:proofErr w:type="spellStart"/>
            <w:r w:rsidRPr="004839B1">
              <w:t>UseAdaptiveSizePolicy</w:t>
            </w:r>
            <w:proofErr w:type="spellEnd"/>
            <w:r w:rsidRPr="004839B1">
              <w:t xml:space="preserve"> -XX:+</w:t>
            </w:r>
            <w:proofErr w:type="spellStart"/>
            <w:r w:rsidRPr="004839B1">
              <w:t>UseConcMarkSweepGC</w:t>
            </w:r>
            <w:proofErr w:type="spellEnd"/>
            <w:r w:rsidRPr="004839B1">
              <w:t xml:space="preserve"> </w:t>
            </w:r>
          </w:p>
          <w:p w14:paraId="204BCFF8" w14:textId="77777777" w:rsidR="004839B1" w:rsidRDefault="004839B1" w:rsidP="003057D0">
            <w:r w:rsidRPr="004839B1">
              <w:t>-</w:t>
            </w:r>
            <w:proofErr w:type="gramStart"/>
            <w:r w:rsidRPr="004839B1">
              <w:t>XX:+</w:t>
            </w:r>
            <w:proofErr w:type="spellStart"/>
            <w:proofErr w:type="gramEnd"/>
            <w:r w:rsidRPr="004839B1">
              <w:t>UseCMSCompactAtFullCollection</w:t>
            </w:r>
            <w:proofErr w:type="spellEnd"/>
            <w:r w:rsidRPr="004839B1">
              <w:t xml:space="preserve"> -</w:t>
            </w:r>
            <w:proofErr w:type="spellStart"/>
            <w:r w:rsidRPr="004839B1">
              <w:t>XX:CMSFullGCsBeforeCompaction</w:t>
            </w:r>
            <w:proofErr w:type="spellEnd"/>
            <w:r w:rsidRPr="004839B1">
              <w:t xml:space="preserve">=5 </w:t>
            </w:r>
          </w:p>
          <w:p w14:paraId="177632F7" w14:textId="77777777" w:rsidR="004839B1" w:rsidRDefault="004839B1" w:rsidP="003057D0">
            <w:r w:rsidRPr="004839B1">
              <w:t>-</w:t>
            </w:r>
            <w:proofErr w:type="spellStart"/>
            <w:proofErr w:type="gramStart"/>
            <w:r w:rsidRPr="004839B1">
              <w:t>XX:CMSInitiatingOccupancyFraction</w:t>
            </w:r>
            <w:proofErr w:type="spellEnd"/>
            <w:proofErr w:type="gramEnd"/>
            <w:r w:rsidRPr="004839B1">
              <w:t>=40 -XX:+</w:t>
            </w:r>
            <w:proofErr w:type="spellStart"/>
            <w:r w:rsidRPr="004839B1">
              <w:t>UseCMSInitiatingOccupancyOnly</w:t>
            </w:r>
            <w:proofErr w:type="spellEnd"/>
            <w:r w:rsidRPr="004839B1">
              <w:t xml:space="preserve"> </w:t>
            </w:r>
          </w:p>
          <w:p w14:paraId="2C8DE75A" w14:textId="77777777" w:rsidR="004839B1" w:rsidRDefault="004839B1" w:rsidP="003057D0">
            <w:r w:rsidRPr="004839B1">
              <w:t>-</w:t>
            </w:r>
            <w:proofErr w:type="gramStart"/>
            <w:r w:rsidRPr="004839B1">
              <w:t>XX:+</w:t>
            </w:r>
            <w:proofErr w:type="spellStart"/>
            <w:proofErr w:type="gramEnd"/>
            <w:r w:rsidRPr="004839B1">
              <w:t>CMSScavengeBeforeRemark</w:t>
            </w:r>
            <w:proofErr w:type="spellEnd"/>
          </w:p>
        </w:tc>
      </w:tr>
    </w:tbl>
    <w:p w14:paraId="72976B85" w14:textId="77777777" w:rsidR="00F33529" w:rsidRDefault="00F33529" w:rsidP="00B56B42">
      <w:pPr>
        <w:ind w:firstLine="420"/>
      </w:pPr>
      <w:r>
        <w:rPr>
          <w:rFonts w:hint="eastAsia"/>
        </w:rPr>
        <w:t>重点参数说明：</w:t>
      </w:r>
    </w:p>
    <w:p w14:paraId="3604BA43" w14:textId="77777777" w:rsidR="00F33529" w:rsidRDefault="00F33529" w:rsidP="003057D0">
      <w:r w:rsidRPr="004839B1">
        <w:t>-XX:+</w:t>
      </w:r>
      <w:proofErr w:type="spellStart"/>
      <w:r w:rsidRPr="004839B1">
        <w:t>UseCMSCompactAtFullCollection</w:t>
      </w:r>
      <w:proofErr w:type="spellEnd"/>
      <w:r>
        <w:t>使用并发收集器时</w:t>
      </w:r>
      <w:r>
        <w:t>,</w:t>
      </w:r>
      <w:r>
        <w:t>开启对年老代的压缩</w:t>
      </w:r>
    </w:p>
    <w:p w14:paraId="6E6A7A5F" w14:textId="77777777" w:rsidR="00F33529" w:rsidRDefault="00F33529" w:rsidP="003057D0">
      <w:r w:rsidRPr="004839B1">
        <w:t>-</w:t>
      </w:r>
      <w:proofErr w:type="spellStart"/>
      <w:r w:rsidRPr="004839B1">
        <w:t>XX:CMSFullGCsBeforeCompaction</w:t>
      </w:r>
      <w:proofErr w:type="spellEnd"/>
      <w:r w:rsidRPr="004839B1">
        <w:t>=5</w:t>
      </w:r>
      <w:r>
        <w:t xml:space="preserve"> </w:t>
      </w:r>
      <w:r>
        <w:t>这里设置多少次</w:t>
      </w:r>
      <w:r>
        <w:t>Full GC</w:t>
      </w:r>
      <w:r>
        <w:t>后</w:t>
      </w:r>
      <w:r>
        <w:t>,</w:t>
      </w:r>
      <w:r>
        <w:t>对年老</w:t>
      </w:r>
      <w:proofErr w:type="gramStart"/>
      <w:r>
        <w:t>代进行</w:t>
      </w:r>
      <w:proofErr w:type="gramEnd"/>
      <w:r>
        <w:t>压缩</w:t>
      </w:r>
    </w:p>
    <w:p w14:paraId="05E58D25" w14:textId="77777777" w:rsidR="00F33529" w:rsidRDefault="00F33529" w:rsidP="003057D0">
      <w:r w:rsidRPr="004839B1">
        <w:t>-</w:t>
      </w:r>
      <w:proofErr w:type="spellStart"/>
      <w:r w:rsidRPr="004839B1">
        <w:t>XX:CMSInitiatingOccupancyFraction</w:t>
      </w:r>
      <w:proofErr w:type="spellEnd"/>
      <w:r w:rsidRPr="004839B1">
        <w:t>=40</w:t>
      </w:r>
      <w:r>
        <w:t xml:space="preserve"> </w:t>
      </w:r>
      <w:r>
        <w:t>是指设定</w:t>
      </w:r>
      <w:r>
        <w:t>CMS</w:t>
      </w:r>
      <w:r>
        <w:t>在对内存占用率达到</w:t>
      </w:r>
      <w:r>
        <w:t>40%</w:t>
      </w:r>
      <w:r>
        <w:t>的时候开始</w:t>
      </w:r>
      <w:r>
        <w:t>GC(</w:t>
      </w:r>
      <w:r>
        <w:t>因为</w:t>
      </w:r>
      <w:r>
        <w:t>CMS</w:t>
      </w:r>
      <w:r>
        <w:t>会有浮动垃圾</w:t>
      </w:r>
      <w:r>
        <w:t>,</w:t>
      </w:r>
      <w:r>
        <w:t>所以一般都较早启动</w:t>
      </w:r>
      <w:r>
        <w:t>GC)</w:t>
      </w:r>
    </w:p>
    <w:p w14:paraId="52647704" w14:textId="77777777" w:rsidR="00F33529" w:rsidRDefault="00F33529" w:rsidP="003057D0">
      <w:r w:rsidRPr="004839B1">
        <w:t>-XX:+</w:t>
      </w:r>
      <w:proofErr w:type="spellStart"/>
      <w:r w:rsidRPr="004839B1">
        <w:t>UseCMSInitiatingOccupancyOnly</w:t>
      </w:r>
      <w:proofErr w:type="spellEnd"/>
      <w:r>
        <w:t xml:space="preserve"> </w:t>
      </w:r>
      <w:r>
        <w:t>只是用设定的回收阈值</w:t>
      </w:r>
      <w:r>
        <w:t>(</w:t>
      </w:r>
      <w:r>
        <w:t>上面指定的</w:t>
      </w:r>
      <w:r>
        <w:t>70%),</w:t>
      </w:r>
      <w:r>
        <w:t>如果不指定</w:t>
      </w:r>
      <w:r>
        <w:t>,JVM</w:t>
      </w:r>
      <w:r>
        <w:t>仅在第一次使用设定值</w:t>
      </w:r>
      <w:r>
        <w:t>,</w:t>
      </w:r>
      <w:r>
        <w:t>后续则自动调整</w:t>
      </w:r>
    </w:p>
    <w:p w14:paraId="7336C598" w14:textId="77777777" w:rsidR="00F33529" w:rsidRDefault="00F33529" w:rsidP="003057D0">
      <w:r w:rsidRPr="004839B1">
        <w:t>-XX:+</w:t>
      </w:r>
      <w:proofErr w:type="spellStart"/>
      <w:r w:rsidRPr="004839B1">
        <w:t>CMSScavengeBeforeRemark</w:t>
      </w:r>
      <w:proofErr w:type="spellEnd"/>
      <w:r>
        <w:t xml:space="preserve"> GC</w:t>
      </w:r>
      <w:r>
        <w:t>前启动一次</w:t>
      </w:r>
      <w:proofErr w:type="spellStart"/>
      <w:r>
        <w:t>ygc</w:t>
      </w:r>
      <w:proofErr w:type="spellEnd"/>
      <w:r>
        <w:t>，目的在于减少</w:t>
      </w:r>
      <w:r>
        <w:t>old gen</w:t>
      </w:r>
      <w:r>
        <w:t>对</w:t>
      </w:r>
      <w:proofErr w:type="spellStart"/>
      <w:r>
        <w:t>ygc</w:t>
      </w:r>
      <w:proofErr w:type="spellEnd"/>
      <w:r>
        <w:t xml:space="preserve"> gen</w:t>
      </w:r>
      <w:r>
        <w:t>的引用，降低</w:t>
      </w:r>
      <w:r>
        <w:t>remark</w:t>
      </w:r>
      <w:r>
        <w:t>时的开销</w:t>
      </w:r>
      <w:r>
        <w:t>,</w:t>
      </w:r>
      <w:r>
        <w:t>一般</w:t>
      </w:r>
      <w:r>
        <w:t>CMS</w:t>
      </w:r>
      <w:r>
        <w:t>的</w:t>
      </w:r>
      <w:r>
        <w:t>GC</w:t>
      </w:r>
      <w:r>
        <w:t>耗时</w:t>
      </w:r>
      <w:r>
        <w:t xml:space="preserve"> 80%</w:t>
      </w:r>
      <w:r>
        <w:t>都在</w:t>
      </w:r>
      <w:r>
        <w:t>remark</w:t>
      </w:r>
      <w:r>
        <w:t>阶段</w:t>
      </w:r>
    </w:p>
    <w:p w14:paraId="17473CB3" w14:textId="77777777" w:rsidR="002B02B6" w:rsidRDefault="0072321C" w:rsidP="00B56B42">
      <w:pPr>
        <w:ind w:firstLine="420"/>
      </w:pPr>
      <w:r>
        <w:rPr>
          <w:rFonts w:hint="eastAsia"/>
        </w:rPr>
        <w:t>效果如下：</w:t>
      </w:r>
    </w:p>
    <w:p w14:paraId="22F068D5" w14:textId="77777777" w:rsidR="0072321C" w:rsidRDefault="0072321C" w:rsidP="003057D0">
      <w:r>
        <w:rPr>
          <w:noProof/>
        </w:rPr>
        <w:lastRenderedPageBreak/>
        <w:drawing>
          <wp:inline distT="0" distB="0" distL="0" distR="0" wp14:anchorId="66F220C4" wp14:editId="71DFFF8D">
            <wp:extent cx="5274310" cy="23799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79980"/>
                    </a:xfrm>
                    <a:prstGeom prst="rect">
                      <a:avLst/>
                    </a:prstGeom>
                  </pic:spPr>
                </pic:pic>
              </a:graphicData>
            </a:graphic>
          </wp:inline>
        </w:drawing>
      </w:r>
    </w:p>
    <w:p w14:paraId="7BF289FE" w14:textId="77777777" w:rsidR="004839B1" w:rsidRDefault="00390A06" w:rsidP="00B56B42">
      <w:pPr>
        <w:ind w:firstLine="420"/>
      </w:pPr>
      <w:r>
        <w:rPr>
          <w:rFonts w:hint="eastAsia"/>
        </w:rPr>
        <w:t>G1</w:t>
      </w:r>
      <w:r>
        <w:rPr>
          <w:rFonts w:hint="eastAsia"/>
        </w:rPr>
        <w:t>回收方式：</w:t>
      </w:r>
    </w:p>
    <w:tbl>
      <w:tblPr>
        <w:tblStyle w:val="a9"/>
        <w:tblW w:w="0" w:type="auto"/>
        <w:tblLook w:val="04A0" w:firstRow="1" w:lastRow="0" w:firstColumn="1" w:lastColumn="0" w:noHBand="0" w:noVBand="1"/>
      </w:tblPr>
      <w:tblGrid>
        <w:gridCol w:w="8522"/>
      </w:tblGrid>
      <w:tr w:rsidR="00390A06" w14:paraId="6FF2DD7F" w14:textId="77777777" w:rsidTr="00D41223">
        <w:tc>
          <w:tcPr>
            <w:tcW w:w="8522" w:type="dxa"/>
            <w:shd w:val="clear" w:color="auto" w:fill="D9D9D9" w:themeFill="background1" w:themeFillShade="D9"/>
          </w:tcPr>
          <w:p w14:paraId="22A4D494" w14:textId="77777777" w:rsidR="00D41223" w:rsidRDefault="00D41223" w:rsidP="003057D0">
            <w:r w:rsidRPr="00D41223">
              <w:t>-</w:t>
            </w:r>
            <w:proofErr w:type="gramStart"/>
            <w:r w:rsidRPr="00D41223">
              <w:t>XX:+</w:t>
            </w:r>
            <w:proofErr w:type="spellStart"/>
            <w:proofErr w:type="gramEnd"/>
            <w:r w:rsidRPr="00D41223">
              <w:t>UnlockCommercialFeatures</w:t>
            </w:r>
            <w:proofErr w:type="spellEnd"/>
            <w:r w:rsidRPr="00D41223">
              <w:t xml:space="preserve"> -XX:+</w:t>
            </w:r>
            <w:proofErr w:type="spellStart"/>
            <w:r w:rsidRPr="00D41223">
              <w:t>FlightRecorder</w:t>
            </w:r>
            <w:proofErr w:type="spellEnd"/>
            <w:r w:rsidRPr="00D41223">
              <w:t xml:space="preserve">  </w:t>
            </w:r>
          </w:p>
          <w:p w14:paraId="287BFC9F" w14:textId="77777777" w:rsidR="00D41223" w:rsidRDefault="00D41223" w:rsidP="003057D0">
            <w:proofErr w:type="gramStart"/>
            <w:r w:rsidRPr="00D41223">
              <w:t>-</w:t>
            </w:r>
            <w:proofErr w:type="spellStart"/>
            <w:r w:rsidRPr="00D41223">
              <w:t>Dcom.jiuqi.dna.bap.datastructure.boot</w:t>
            </w:r>
            <w:proofErr w:type="gramEnd"/>
            <w:r w:rsidRPr="00D41223">
              <w:t>.ignore.error</w:t>
            </w:r>
            <w:proofErr w:type="spellEnd"/>
            <w:r w:rsidRPr="00D41223">
              <w:t>=true -</w:t>
            </w:r>
            <w:proofErr w:type="spellStart"/>
            <w:r w:rsidRPr="00D41223">
              <w:t>Dfile.encoding</w:t>
            </w:r>
            <w:proofErr w:type="spellEnd"/>
            <w:r w:rsidRPr="00D41223">
              <w:t xml:space="preserve">=GBK </w:t>
            </w:r>
          </w:p>
          <w:p w14:paraId="379724D9" w14:textId="77777777" w:rsidR="00D41223" w:rsidRDefault="00D41223" w:rsidP="003057D0">
            <w:r w:rsidRPr="00D41223">
              <w:t>-</w:t>
            </w:r>
            <w:proofErr w:type="spellStart"/>
            <w:proofErr w:type="gramStart"/>
            <w:r w:rsidRPr="00D41223">
              <w:t>Dosgi.console.blockOnReady</w:t>
            </w:r>
            <w:proofErr w:type="spellEnd"/>
            <w:proofErr w:type="gramEnd"/>
            <w:r w:rsidRPr="00D41223">
              <w:t>=true</w:t>
            </w:r>
            <w:r>
              <w:t xml:space="preserve"> </w:t>
            </w:r>
            <w:r w:rsidRPr="00D41223">
              <w:t>-XX:+</w:t>
            </w:r>
            <w:proofErr w:type="spellStart"/>
            <w:r w:rsidRPr="00D41223">
              <w:t>HeapDumpOnOutOfMemoryError</w:t>
            </w:r>
            <w:proofErr w:type="spellEnd"/>
            <w:r w:rsidRPr="00D41223">
              <w:t xml:space="preserve"> -XX:+UseG1GC </w:t>
            </w:r>
          </w:p>
          <w:p w14:paraId="3C6D5E71" w14:textId="77777777" w:rsidR="00D41223" w:rsidRDefault="00D41223" w:rsidP="003057D0">
            <w:r w:rsidRPr="00D41223">
              <w:t>-</w:t>
            </w:r>
            <w:proofErr w:type="spellStart"/>
            <w:proofErr w:type="gramStart"/>
            <w:r w:rsidRPr="00D41223">
              <w:t>XX:MaxNewSize</w:t>
            </w:r>
            <w:proofErr w:type="spellEnd"/>
            <w:proofErr w:type="gramEnd"/>
            <w:r w:rsidRPr="00D41223">
              <w:t>=20480M -</w:t>
            </w:r>
            <w:proofErr w:type="spellStart"/>
            <w:r w:rsidRPr="00D41223">
              <w:t>XX:MaxPermSize</w:t>
            </w:r>
            <w:proofErr w:type="spellEnd"/>
            <w:r w:rsidRPr="00D41223">
              <w:t>=1024M -</w:t>
            </w:r>
            <w:proofErr w:type="spellStart"/>
            <w:r w:rsidRPr="00D41223">
              <w:t>XX:PermSize</w:t>
            </w:r>
            <w:proofErr w:type="spellEnd"/>
            <w:r w:rsidRPr="00D41223">
              <w:t xml:space="preserve">=1024M -Xms50000M </w:t>
            </w:r>
          </w:p>
          <w:p w14:paraId="4ACCE513" w14:textId="77777777" w:rsidR="00D41223" w:rsidRDefault="00D41223" w:rsidP="003057D0">
            <w:r w:rsidRPr="00D41223">
              <w:t>-Xmx50000M -</w:t>
            </w:r>
            <w:proofErr w:type="spellStart"/>
            <w:proofErr w:type="gramStart"/>
            <w:r w:rsidRPr="00D41223">
              <w:t>XX:MaxGCPauseMillis</w:t>
            </w:r>
            <w:proofErr w:type="spellEnd"/>
            <w:proofErr w:type="gramEnd"/>
            <w:r w:rsidRPr="00D41223">
              <w:t>=5000 -XX:G1HeapRegionSize=32M -XX:+</w:t>
            </w:r>
            <w:proofErr w:type="spellStart"/>
            <w:r w:rsidRPr="00D41223">
              <w:t>PrintGCDetails</w:t>
            </w:r>
            <w:proofErr w:type="spellEnd"/>
            <w:r w:rsidRPr="00D41223">
              <w:t xml:space="preserve"> </w:t>
            </w:r>
          </w:p>
          <w:p w14:paraId="317CE371" w14:textId="77777777" w:rsidR="00D41223" w:rsidRDefault="00D41223" w:rsidP="003057D0">
            <w:r w:rsidRPr="00D41223">
              <w:t>-</w:t>
            </w:r>
            <w:proofErr w:type="gramStart"/>
            <w:r w:rsidRPr="00D41223">
              <w:t>XX:+</w:t>
            </w:r>
            <w:proofErr w:type="spellStart"/>
            <w:proofErr w:type="gramEnd"/>
            <w:r w:rsidRPr="00D41223">
              <w:t>PrintCommandLineFlags</w:t>
            </w:r>
            <w:proofErr w:type="spellEnd"/>
            <w:r w:rsidRPr="00D41223">
              <w:t xml:space="preserve"> -</w:t>
            </w:r>
            <w:proofErr w:type="spellStart"/>
            <w:r w:rsidRPr="00D41223">
              <w:t>Duser.timezone</w:t>
            </w:r>
            <w:proofErr w:type="spellEnd"/>
            <w:r w:rsidRPr="00D41223">
              <w:t>=GMT+08 -XX:+</w:t>
            </w:r>
            <w:proofErr w:type="spellStart"/>
            <w:r w:rsidRPr="00D41223">
              <w:t>DisableExplicitGC</w:t>
            </w:r>
            <w:proofErr w:type="spellEnd"/>
            <w:r w:rsidRPr="00D41223">
              <w:t xml:space="preserve"> </w:t>
            </w:r>
          </w:p>
          <w:p w14:paraId="1F2E4237" w14:textId="77777777" w:rsidR="00D41223" w:rsidRDefault="00D41223" w:rsidP="003057D0">
            <w:r w:rsidRPr="00D41223">
              <w:t>-</w:t>
            </w:r>
            <w:proofErr w:type="spellStart"/>
            <w:proofErr w:type="gramStart"/>
            <w:r w:rsidRPr="00D41223">
              <w:t>Djava.util.Arrays.useLegacyMergeSort</w:t>
            </w:r>
            <w:proofErr w:type="spellEnd"/>
            <w:proofErr w:type="gramEnd"/>
            <w:r w:rsidRPr="00D41223">
              <w:t>=true -</w:t>
            </w:r>
            <w:proofErr w:type="spellStart"/>
            <w:r w:rsidRPr="00D41223">
              <w:t>XX:InitiatingHeapOccupancyPercent</w:t>
            </w:r>
            <w:proofErr w:type="spellEnd"/>
            <w:r w:rsidRPr="00D41223">
              <w:t xml:space="preserve">=30 </w:t>
            </w:r>
          </w:p>
          <w:p w14:paraId="4CAEFB7E" w14:textId="77777777" w:rsidR="00390A06" w:rsidRDefault="00D41223" w:rsidP="003057D0">
            <w:r w:rsidRPr="00D41223">
              <w:t>-</w:t>
            </w:r>
            <w:proofErr w:type="spellStart"/>
            <w:proofErr w:type="gramStart"/>
            <w:r w:rsidRPr="00D41223">
              <w:t>XX:ParallelGCThreads</w:t>
            </w:r>
            <w:proofErr w:type="spellEnd"/>
            <w:proofErr w:type="gramEnd"/>
            <w:r w:rsidRPr="00D41223">
              <w:t>=16 -</w:t>
            </w:r>
            <w:proofErr w:type="spellStart"/>
            <w:r w:rsidRPr="00D41223">
              <w:t>XX:ConcGCThreads</w:t>
            </w:r>
            <w:proofErr w:type="spellEnd"/>
            <w:r w:rsidRPr="00D41223">
              <w:t>=4</w:t>
            </w:r>
          </w:p>
        </w:tc>
      </w:tr>
    </w:tbl>
    <w:p w14:paraId="53285157" w14:textId="77777777" w:rsidR="00373DA1" w:rsidRDefault="00373DA1" w:rsidP="00B56B42">
      <w:pPr>
        <w:ind w:firstLine="420"/>
      </w:pPr>
      <w:r>
        <w:rPr>
          <w:rFonts w:hint="eastAsia"/>
        </w:rPr>
        <w:t>重点参数说明：</w:t>
      </w:r>
    </w:p>
    <w:p w14:paraId="4CC5485A" w14:textId="77777777" w:rsidR="00B56B42" w:rsidRDefault="00373DA1" w:rsidP="003057D0">
      <w:r w:rsidRPr="00D41223">
        <w:t>-</w:t>
      </w:r>
      <w:proofErr w:type="spellStart"/>
      <w:r w:rsidRPr="00D41223">
        <w:t>XX:MaxGCPauseMillis</w:t>
      </w:r>
      <w:proofErr w:type="spellEnd"/>
      <w:r w:rsidR="00B277BB" w:rsidRPr="00D41223">
        <w:t>=5000</w:t>
      </w:r>
      <w:r w:rsidR="00B56B42">
        <w:t>设置</w:t>
      </w:r>
      <w:r w:rsidR="00B56B42">
        <w:t>G1</w:t>
      </w:r>
      <w:r w:rsidR="00B56B42">
        <w:t>收集过程目标时间，默认值</w:t>
      </w:r>
      <w:r w:rsidR="00B56B42">
        <w:t>200ms</w:t>
      </w:r>
      <w:r w:rsidR="00B56B42">
        <w:t>，不是硬性条件</w:t>
      </w:r>
      <w:r w:rsidR="00AB2C4B">
        <w:rPr>
          <w:rFonts w:hint="eastAsia"/>
        </w:rPr>
        <w:t>。</w:t>
      </w:r>
      <w:r w:rsidR="00B56B42">
        <w:rPr>
          <w:rFonts w:hint="eastAsia"/>
        </w:rPr>
        <w:t>在设置了这个参数后，最好不要再配置年轻代，否则会覆盖。</w:t>
      </w:r>
    </w:p>
    <w:p w14:paraId="4775850E" w14:textId="77777777" w:rsidR="00373DA1" w:rsidRDefault="00373DA1" w:rsidP="003057D0">
      <w:r w:rsidRPr="00D41223">
        <w:t>-XX:G1HeapRegionSize</w:t>
      </w:r>
      <w:r w:rsidR="00AB2C4B">
        <w:rPr>
          <w:rFonts w:hint="eastAsia"/>
        </w:rPr>
        <w:t>=</w:t>
      </w:r>
      <w:r w:rsidR="00AB2C4B">
        <w:t>32</w:t>
      </w:r>
      <w:r w:rsidR="00AB2C4B">
        <w:rPr>
          <w:rFonts w:hint="eastAsia"/>
        </w:rPr>
        <w:t>M</w:t>
      </w:r>
      <w:r w:rsidR="00AB2C4B">
        <w:t xml:space="preserve"> </w:t>
      </w:r>
      <w:r w:rsidR="00AB2C4B">
        <w:rPr>
          <w:rFonts w:hint="eastAsia"/>
        </w:rPr>
        <w:t>一个</w:t>
      </w:r>
      <w:r w:rsidR="00AB2C4B">
        <w:t>Region</w:t>
      </w:r>
      <w:r w:rsidR="00AB2C4B">
        <w:rPr>
          <w:rFonts w:hint="eastAsia"/>
        </w:rPr>
        <w:t>的大小，</w:t>
      </w:r>
      <w:r w:rsidR="00AB2C4B">
        <w:t>取值范围从</w:t>
      </w:r>
      <w:r w:rsidR="00AB2C4B">
        <w:t>1M</w:t>
      </w:r>
      <w:r w:rsidR="00AB2C4B">
        <w:t>到</w:t>
      </w:r>
      <w:r w:rsidR="00AB2C4B">
        <w:t>32M</w:t>
      </w:r>
      <w:r w:rsidR="00AB2C4B">
        <w:t>，且是</w:t>
      </w:r>
      <w:r w:rsidR="00AB2C4B">
        <w:t>2</w:t>
      </w:r>
      <w:r w:rsidR="00AB2C4B">
        <w:t>的指数</w:t>
      </w:r>
    </w:p>
    <w:p w14:paraId="027E3432" w14:textId="77777777" w:rsidR="00373DA1" w:rsidRDefault="00373DA1" w:rsidP="003057D0">
      <w:r w:rsidRPr="00D41223">
        <w:t>-</w:t>
      </w:r>
      <w:proofErr w:type="spellStart"/>
      <w:r w:rsidRPr="00D41223">
        <w:t>XX:InitiatingHeapOccupancyPercent</w:t>
      </w:r>
      <w:proofErr w:type="spellEnd"/>
      <w:r w:rsidRPr="00D41223">
        <w:t>=30</w:t>
      </w:r>
      <w:r w:rsidR="00AB2C4B">
        <w:t xml:space="preserve"> </w:t>
      </w:r>
      <w:r w:rsidR="00AB2C4B">
        <w:t>启动并发</w:t>
      </w:r>
      <w:r w:rsidR="00AB2C4B">
        <w:t>GC</w:t>
      </w:r>
      <w:r w:rsidR="00AB2C4B">
        <w:t>时的堆内存占用百分比</w:t>
      </w:r>
      <w:r w:rsidR="00AB2C4B">
        <w:rPr>
          <w:rFonts w:hint="eastAsia"/>
        </w:rPr>
        <w:t>。</w:t>
      </w:r>
      <w:r w:rsidR="00AB2C4B">
        <w:t>G1</w:t>
      </w:r>
      <w:r w:rsidR="00AB2C4B">
        <w:t>用它来触发并发</w:t>
      </w:r>
      <w:r w:rsidR="00AB2C4B">
        <w:t>GC</w:t>
      </w:r>
      <w:r w:rsidR="00AB2C4B">
        <w:t>周期</w:t>
      </w:r>
      <w:r w:rsidR="00AB2C4B">
        <w:t>,</w:t>
      </w:r>
      <w:r w:rsidR="00AB2C4B">
        <w:t>基于整个堆的使用率</w:t>
      </w:r>
      <w:r w:rsidR="00AB2C4B">
        <w:t>,</w:t>
      </w:r>
      <w:r w:rsidR="00AB2C4B">
        <w:t>而不只是某一代内存的使用比例。值为</w:t>
      </w:r>
      <w:r w:rsidR="00AB2C4B">
        <w:t xml:space="preserve"> 0 </w:t>
      </w:r>
      <w:r w:rsidR="00AB2C4B">
        <w:t>则表示</w:t>
      </w:r>
      <w:r w:rsidR="00AB2C4B">
        <w:t>“</w:t>
      </w:r>
      <w:r w:rsidR="00AB2C4B">
        <w:t>一直执行</w:t>
      </w:r>
      <w:r w:rsidR="00AB2C4B">
        <w:t>GC</w:t>
      </w:r>
      <w:r w:rsidR="00AB2C4B">
        <w:t>循环</w:t>
      </w:r>
      <w:r w:rsidR="00AB2C4B">
        <w:t xml:space="preserve">)'. </w:t>
      </w:r>
      <w:r w:rsidR="00AB2C4B">
        <w:t>默认值为</w:t>
      </w:r>
      <w:r w:rsidR="00AB2C4B">
        <w:t xml:space="preserve"> 45 (</w:t>
      </w:r>
      <w:r w:rsidR="00AB2C4B">
        <w:t>例如</w:t>
      </w:r>
      <w:r w:rsidR="00AB2C4B">
        <w:t xml:space="preserve">, </w:t>
      </w:r>
      <w:r w:rsidR="00AB2C4B">
        <w:t>全部的</w:t>
      </w:r>
      <w:r w:rsidR="00AB2C4B">
        <w:t xml:space="preserve"> 45% </w:t>
      </w:r>
      <w:r w:rsidR="00AB2C4B">
        <w:t>或者使用了</w:t>
      </w:r>
      <w:r w:rsidR="00AB2C4B">
        <w:t>45%)</w:t>
      </w:r>
    </w:p>
    <w:p w14:paraId="3EA507EE" w14:textId="77777777" w:rsidR="00373DA1" w:rsidRDefault="00373DA1" w:rsidP="003057D0">
      <w:r w:rsidRPr="00D41223">
        <w:t>-</w:t>
      </w:r>
      <w:proofErr w:type="spellStart"/>
      <w:r w:rsidRPr="00D41223">
        <w:t>XX:ParallelGCThreads</w:t>
      </w:r>
      <w:proofErr w:type="spellEnd"/>
      <w:r w:rsidRPr="00D41223">
        <w:t>=16</w:t>
      </w:r>
      <w:r w:rsidR="00AB2C4B">
        <w:t xml:space="preserve"> </w:t>
      </w:r>
      <w:r w:rsidR="00AB2C4B">
        <w:t>设置垃圾收集器并行阶段的线程数量为</w:t>
      </w:r>
      <w:r w:rsidR="00AB2C4B">
        <w:t>16</w:t>
      </w:r>
      <w:r w:rsidR="00AB2C4B">
        <w:rPr>
          <w:rFonts w:hint="eastAsia"/>
        </w:rPr>
        <w:t>（这个看具体的服务器的逻辑</w:t>
      </w:r>
      <w:r w:rsidR="00AB2C4B">
        <w:rPr>
          <w:rFonts w:hint="eastAsia"/>
        </w:rPr>
        <w:t>CPU</w:t>
      </w:r>
      <w:r w:rsidR="00AB2C4B">
        <w:rPr>
          <w:rFonts w:hint="eastAsia"/>
        </w:rPr>
        <w:t>个数，粮食局的服务器的逻辑</w:t>
      </w:r>
      <w:r w:rsidR="00AB2C4B">
        <w:rPr>
          <w:rFonts w:hint="eastAsia"/>
        </w:rPr>
        <w:t>CPU</w:t>
      </w:r>
      <w:r w:rsidR="00AB2C4B">
        <w:rPr>
          <w:rFonts w:hint="eastAsia"/>
        </w:rPr>
        <w:t>是</w:t>
      </w:r>
      <w:r w:rsidR="00AB2C4B">
        <w:rPr>
          <w:rFonts w:hint="eastAsia"/>
        </w:rPr>
        <w:t>4</w:t>
      </w:r>
      <w:r w:rsidR="00AB2C4B">
        <w:t>0</w:t>
      </w:r>
      <w:r w:rsidR="00AB2C4B">
        <w:rPr>
          <w:rFonts w:hint="eastAsia"/>
        </w:rPr>
        <w:t>个，一般配置为一半左右）</w:t>
      </w:r>
    </w:p>
    <w:p w14:paraId="5C2DFDEB" w14:textId="77777777" w:rsidR="00373DA1" w:rsidRDefault="00373DA1" w:rsidP="003057D0">
      <w:r w:rsidRPr="00D41223">
        <w:t>-</w:t>
      </w:r>
      <w:proofErr w:type="spellStart"/>
      <w:r w:rsidRPr="00D41223">
        <w:t>XX:ConcGCThreads</w:t>
      </w:r>
      <w:proofErr w:type="spellEnd"/>
      <w:r w:rsidRPr="00D41223">
        <w:t>=4</w:t>
      </w:r>
      <w:r w:rsidR="00AB2C4B">
        <w:t xml:space="preserve"> </w:t>
      </w:r>
      <w:r w:rsidR="00AB2C4B">
        <w:rPr>
          <w:rFonts w:hint="eastAsia"/>
        </w:rPr>
        <w:t>设置</w:t>
      </w:r>
      <w:r w:rsidR="00AB2C4B">
        <w:t>并发垃圾收集器使用的线程数量</w:t>
      </w:r>
      <w:r w:rsidR="00AB2C4B">
        <w:rPr>
          <w:rFonts w:hint="eastAsia"/>
        </w:rPr>
        <w:t>为</w:t>
      </w:r>
      <w:r w:rsidR="00AB2C4B">
        <w:rPr>
          <w:rFonts w:hint="eastAsia"/>
        </w:rPr>
        <w:t>4</w:t>
      </w:r>
    </w:p>
    <w:p w14:paraId="6B7303A6" w14:textId="77777777" w:rsidR="00373DA1" w:rsidRDefault="00B56B42" w:rsidP="00B56B42">
      <w:pPr>
        <w:ind w:firstLine="420"/>
      </w:pPr>
      <w:r>
        <w:rPr>
          <w:rFonts w:hint="eastAsia"/>
        </w:rPr>
        <w:t>效果如下：</w:t>
      </w:r>
    </w:p>
    <w:p w14:paraId="365FEAFF" w14:textId="77777777" w:rsidR="00B56B42" w:rsidRDefault="00B56B42" w:rsidP="003057D0">
      <w:r>
        <w:rPr>
          <w:noProof/>
        </w:rPr>
        <w:lastRenderedPageBreak/>
        <w:drawing>
          <wp:inline distT="0" distB="0" distL="0" distR="0" wp14:anchorId="395BCA32" wp14:editId="1168B151">
            <wp:extent cx="5274310" cy="23793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79345"/>
                    </a:xfrm>
                    <a:prstGeom prst="rect">
                      <a:avLst/>
                    </a:prstGeom>
                  </pic:spPr>
                </pic:pic>
              </a:graphicData>
            </a:graphic>
          </wp:inline>
        </w:drawing>
      </w:r>
    </w:p>
    <w:p w14:paraId="18C6FD80" w14:textId="77777777" w:rsidR="00997BEA" w:rsidRDefault="00B56B42" w:rsidP="003057D0">
      <w:r>
        <w:tab/>
      </w:r>
      <w:r>
        <w:rPr>
          <w:rFonts w:hint="eastAsia"/>
        </w:rPr>
        <w:t>可以说仅仅调整了</w:t>
      </w:r>
      <w:r>
        <w:rPr>
          <w:rFonts w:hint="eastAsia"/>
        </w:rPr>
        <w:t>JVM</w:t>
      </w:r>
      <w:r>
        <w:rPr>
          <w:rFonts w:hint="eastAsia"/>
        </w:rPr>
        <w:t>参数就能使系统的响应时间有本质上的提升，这个简直</w:t>
      </w:r>
      <w:r w:rsidRPr="00B56B42">
        <w:t>amazing</w:t>
      </w:r>
      <w:r>
        <w:rPr>
          <w:rFonts w:hint="eastAsia"/>
        </w:rPr>
        <w:t>！但是这个结果依旧不能满足用户需求。同时我们发现服务刚启动完毕时，在没有人访问的情况下，月报功能</w:t>
      </w:r>
      <w:proofErr w:type="gramStart"/>
      <w:r>
        <w:rPr>
          <w:rFonts w:hint="eastAsia"/>
        </w:rPr>
        <w:t>点打开</w:t>
      </w:r>
      <w:proofErr w:type="gramEnd"/>
      <w:r>
        <w:rPr>
          <w:rFonts w:hint="eastAsia"/>
        </w:rPr>
        <w:t>也要</w:t>
      </w:r>
      <w:r>
        <w:rPr>
          <w:rFonts w:hint="eastAsia"/>
        </w:rPr>
        <w:t>1</w:t>
      </w:r>
      <w:r>
        <w:t>0</w:t>
      </w:r>
      <w:r>
        <w:rPr>
          <w:rFonts w:hint="eastAsia"/>
        </w:rPr>
        <w:t>秒左右。</w:t>
      </w:r>
      <w:r w:rsidR="00827787">
        <w:rPr>
          <w:rFonts w:hint="eastAsia"/>
        </w:rPr>
        <w:t>说明程序本身还有很大的优化空间。</w:t>
      </w:r>
      <w:r w:rsidR="00997BEA">
        <w:rPr>
          <w:rFonts w:hint="eastAsia"/>
        </w:rPr>
        <w:t>分析线程</w:t>
      </w:r>
      <w:r w:rsidR="00997BEA">
        <w:rPr>
          <w:rFonts w:hint="eastAsia"/>
        </w:rPr>
        <w:t>dump</w:t>
      </w:r>
      <w:r w:rsidR="00827787">
        <w:rPr>
          <w:rFonts w:hint="eastAsia"/>
        </w:rPr>
        <w:t>后发现，打开月报时，最耗时的是主单位树的着色的查询，</w:t>
      </w:r>
      <w:r w:rsidR="00827787">
        <w:rPr>
          <w:rFonts w:hint="eastAsia"/>
        </w:rPr>
        <w:t>SQL</w:t>
      </w:r>
      <w:r w:rsidR="00827787">
        <w:rPr>
          <w:rFonts w:hint="eastAsia"/>
        </w:rPr>
        <w:t>语句如下</w:t>
      </w:r>
      <w:r w:rsidR="00997BEA">
        <w:rPr>
          <w:rFonts w:hint="eastAsia"/>
        </w:rPr>
        <w:t>：</w:t>
      </w:r>
    </w:p>
    <w:tbl>
      <w:tblPr>
        <w:tblStyle w:val="a9"/>
        <w:tblW w:w="0" w:type="auto"/>
        <w:shd w:val="clear" w:color="auto" w:fill="D9D9D9" w:themeFill="background1" w:themeFillShade="D9"/>
        <w:tblLook w:val="04A0" w:firstRow="1" w:lastRow="0" w:firstColumn="1" w:lastColumn="0" w:noHBand="0" w:noVBand="1"/>
      </w:tblPr>
      <w:tblGrid>
        <w:gridCol w:w="8522"/>
      </w:tblGrid>
      <w:tr w:rsidR="00997BEA" w14:paraId="3A3B660A" w14:textId="77777777" w:rsidTr="00997BEA">
        <w:tc>
          <w:tcPr>
            <w:tcW w:w="8522" w:type="dxa"/>
            <w:shd w:val="clear" w:color="auto" w:fill="D9D9D9" w:themeFill="background1" w:themeFillShade="D9"/>
          </w:tcPr>
          <w:p w14:paraId="24F7C835" w14:textId="77777777" w:rsidR="00997BEA" w:rsidRDefault="00997BEA" w:rsidP="00997BEA">
            <w:r>
              <w:t>DEFINE QUERY "</w:t>
            </w:r>
            <w:proofErr w:type="spellStart"/>
            <w:r>
              <w:t>commonQuery</w:t>
            </w:r>
            <w:proofErr w:type="spellEnd"/>
            <w:r>
              <w:t>"()</w:t>
            </w:r>
          </w:p>
          <w:p w14:paraId="50C84F47" w14:textId="77777777" w:rsidR="00997BEA" w:rsidRDefault="00997BEA" w:rsidP="00997BEA">
            <w:r>
              <w:t>BEGIN</w:t>
            </w:r>
          </w:p>
          <w:p w14:paraId="2F962F36" w14:textId="77777777" w:rsidR="00997BEA" w:rsidRDefault="00997BEA" w:rsidP="00997BEA">
            <w:r>
              <w:t xml:space="preserve">    SELECT</w:t>
            </w:r>
          </w:p>
          <w:p w14:paraId="2F9DEAFB" w14:textId="77777777" w:rsidR="00997BEA" w:rsidRDefault="00997BEA" w:rsidP="00997BEA">
            <w:r>
              <w:t xml:space="preserve">        "T"."</w:t>
            </w:r>
            <w:proofErr w:type="spellStart"/>
            <w:r>
              <w:t>orgid</w:t>
            </w:r>
            <w:proofErr w:type="spellEnd"/>
            <w:r>
              <w:t>" AS "</w:t>
            </w:r>
            <w:proofErr w:type="spellStart"/>
            <w:r>
              <w:t>orgid</w:t>
            </w:r>
            <w:proofErr w:type="spellEnd"/>
            <w:r>
              <w:t>",</w:t>
            </w:r>
          </w:p>
          <w:p w14:paraId="584C7A25" w14:textId="77777777" w:rsidR="00997BEA" w:rsidRDefault="00997BEA" w:rsidP="00997BEA">
            <w:r>
              <w:t xml:space="preserve">        "T"."</w:t>
            </w:r>
            <w:proofErr w:type="spellStart"/>
            <w:r>
              <w:t>workflowstate</w:t>
            </w:r>
            <w:proofErr w:type="spellEnd"/>
            <w:r>
              <w:t>" AS "</w:t>
            </w:r>
            <w:proofErr w:type="spellStart"/>
            <w:r>
              <w:t>workflowstate</w:t>
            </w:r>
            <w:proofErr w:type="spellEnd"/>
            <w:r>
              <w:t>"</w:t>
            </w:r>
          </w:p>
          <w:p w14:paraId="08F6CAEA" w14:textId="77777777" w:rsidR="00997BEA" w:rsidRDefault="00997BEA" w:rsidP="00997BEA">
            <w:r>
              <w:t xml:space="preserve">    FROM</w:t>
            </w:r>
          </w:p>
          <w:p w14:paraId="7ED334F1" w14:textId="77777777" w:rsidR="00997BEA" w:rsidRDefault="00997BEA" w:rsidP="00997BEA">
            <w:r>
              <w:t xml:space="preserve">        "BT_DATASTATE_LOG" AS "T"</w:t>
            </w:r>
          </w:p>
          <w:p w14:paraId="07A2FBC3" w14:textId="77777777" w:rsidR="00997BEA" w:rsidRDefault="00997BEA" w:rsidP="00997BEA">
            <w:r>
              <w:t xml:space="preserve">    WHERE </w:t>
            </w:r>
          </w:p>
          <w:p w14:paraId="12A12536" w14:textId="77777777" w:rsidR="00997BEA" w:rsidRDefault="00997BEA" w:rsidP="00997BEA">
            <w:r>
              <w:t xml:space="preserve">        "T"."</w:t>
            </w:r>
            <w:proofErr w:type="spellStart"/>
            <w:r>
              <w:t>linkid</w:t>
            </w:r>
            <w:proofErr w:type="spellEnd"/>
            <w:r>
              <w:t>" = 'NONE' AND "T"."</w:t>
            </w:r>
            <w:proofErr w:type="spellStart"/>
            <w:r>
              <w:t>modeid</w:t>
            </w:r>
            <w:proofErr w:type="spellEnd"/>
            <w:r>
              <w:t>" = '4DAD9E96A00000013D146A729767BA37' AND "T"."</w:t>
            </w:r>
            <w:proofErr w:type="spellStart"/>
            <w:r>
              <w:t>periodnum</w:t>
            </w:r>
            <w:proofErr w:type="spellEnd"/>
            <w:r>
              <w:t>" = 12 AND "</w:t>
            </w:r>
            <w:proofErr w:type="spellStart"/>
            <w:r>
              <w:t>T"."year</w:t>
            </w:r>
            <w:proofErr w:type="spellEnd"/>
            <w:r>
              <w:t>" = 2018 AND "</w:t>
            </w:r>
            <w:proofErr w:type="spellStart"/>
            <w:r>
              <w:t>T"."period</w:t>
            </w:r>
            <w:proofErr w:type="spellEnd"/>
            <w:r>
              <w:t>" = 'Y' AND "T"."</w:t>
            </w:r>
            <w:proofErr w:type="spellStart"/>
            <w:r>
              <w:t>serialno</w:t>
            </w:r>
            <w:proofErr w:type="spellEnd"/>
            <w:r>
              <w:t>" = '0000'</w:t>
            </w:r>
          </w:p>
          <w:p w14:paraId="4B1D3307" w14:textId="77777777" w:rsidR="00997BEA" w:rsidRDefault="00997BEA" w:rsidP="00997BEA">
            <w:r>
              <w:t>END</w:t>
            </w:r>
          </w:p>
        </w:tc>
      </w:tr>
    </w:tbl>
    <w:p w14:paraId="13C666F3" w14:textId="77777777" w:rsidR="000930D0" w:rsidRDefault="00827787" w:rsidP="007854FC">
      <w:pPr>
        <w:ind w:firstLine="420"/>
      </w:pPr>
      <w:r>
        <w:rPr>
          <w:rFonts w:hint="eastAsia"/>
        </w:rPr>
        <w:t>这个语句在我们后台的服务器上执行并获取全部，大约耗时</w:t>
      </w:r>
      <w:r>
        <w:rPr>
          <w:rFonts w:hint="eastAsia"/>
        </w:rPr>
        <w:t>0</w:t>
      </w:r>
      <w:r>
        <w:t>.3</w:t>
      </w:r>
      <w:r>
        <w:rPr>
          <w:rFonts w:hint="eastAsia"/>
        </w:rPr>
        <w:t>秒，但是同样的查询，在数据库服务器上执行，查询并获取全部，居然要</w:t>
      </w:r>
      <w:r>
        <w:rPr>
          <w:rFonts w:hint="eastAsia"/>
        </w:rPr>
        <w:t>4</w:t>
      </w:r>
      <w:r>
        <w:rPr>
          <w:rFonts w:hint="eastAsia"/>
        </w:rPr>
        <w:t>秒。查询结果约</w:t>
      </w:r>
      <w:r>
        <w:rPr>
          <w:rFonts w:hint="eastAsia"/>
        </w:rPr>
        <w:t>5</w:t>
      </w:r>
      <w:r>
        <w:rPr>
          <w:rFonts w:hint="eastAsia"/>
        </w:rPr>
        <w:t>万条记录，后台数据库比正式环境少</w:t>
      </w:r>
      <w:r>
        <w:t>1</w:t>
      </w:r>
      <w:r>
        <w:rPr>
          <w:rFonts w:hint="eastAsia"/>
        </w:rPr>
        <w:t>千多条记录</w:t>
      </w:r>
      <w:r w:rsidR="00DC673C">
        <w:rPr>
          <w:rFonts w:hint="eastAsia"/>
        </w:rPr>
        <w:t>，说明正式环境数据库服务器的磁盘</w:t>
      </w:r>
      <w:r w:rsidR="00F57DBC">
        <w:rPr>
          <w:rFonts w:hint="eastAsia"/>
        </w:rPr>
        <w:t>读取</w:t>
      </w:r>
      <w:r w:rsidR="00DC673C">
        <w:rPr>
          <w:rFonts w:hint="eastAsia"/>
        </w:rPr>
        <w:t>性能很差</w:t>
      </w:r>
      <w:r>
        <w:rPr>
          <w:rFonts w:hint="eastAsia"/>
        </w:rPr>
        <w:t>。</w:t>
      </w:r>
      <w:r w:rsidR="00176B46">
        <w:rPr>
          <w:rFonts w:hint="eastAsia"/>
        </w:rPr>
        <w:t>所以这个启动</w:t>
      </w:r>
      <w:proofErr w:type="gramStart"/>
      <w:r w:rsidR="00176B46">
        <w:rPr>
          <w:rFonts w:hint="eastAsia"/>
        </w:rPr>
        <w:t>完打开也</w:t>
      </w:r>
      <w:proofErr w:type="gramEnd"/>
      <w:r w:rsidR="00176B46">
        <w:rPr>
          <w:rFonts w:hint="eastAsia"/>
        </w:rPr>
        <w:t>不快的问题只能在正式环境上重现，后台测试环境从来没出现过。</w:t>
      </w:r>
    </w:p>
    <w:p w14:paraId="3D683F89" w14:textId="77777777" w:rsidR="004A7339" w:rsidRDefault="00176B46" w:rsidP="007854FC">
      <w:pPr>
        <w:ind w:firstLine="420"/>
      </w:pPr>
      <w:r>
        <w:rPr>
          <w:rFonts w:hint="eastAsia"/>
        </w:rPr>
        <w:t>但是这个</w:t>
      </w:r>
      <w:r>
        <w:rPr>
          <w:rFonts w:hint="eastAsia"/>
        </w:rPr>
        <w:t>SQL</w:t>
      </w:r>
      <w:r w:rsidR="00E05940">
        <w:rPr>
          <w:rFonts w:hint="eastAsia"/>
        </w:rPr>
        <w:t>也</w:t>
      </w:r>
      <w:r>
        <w:rPr>
          <w:rFonts w:hint="eastAsia"/>
        </w:rPr>
        <w:t>是有问题的，这个</w:t>
      </w:r>
      <w:r>
        <w:rPr>
          <w:rFonts w:hint="eastAsia"/>
        </w:rPr>
        <w:t>SQL</w:t>
      </w:r>
      <w:r>
        <w:rPr>
          <w:rFonts w:hint="eastAsia"/>
        </w:rPr>
        <w:t>查询的数据量太大了，这个语句按照上报对象、时期、</w:t>
      </w:r>
      <w:proofErr w:type="spellStart"/>
      <w:r>
        <w:rPr>
          <w:rFonts w:hint="eastAsia"/>
        </w:rPr>
        <w:t>linkid</w:t>
      </w:r>
      <w:proofErr w:type="spellEnd"/>
      <w:r>
        <w:rPr>
          <w:rFonts w:hint="eastAsia"/>
        </w:rPr>
        <w:t>查询了所有机构的状态</w:t>
      </w:r>
      <w:r w:rsidR="004A7339">
        <w:rPr>
          <w:rFonts w:hint="eastAsia"/>
        </w:rPr>
        <w:t>，正好粮食局的组织机构数据量又多</w:t>
      </w:r>
      <w:r>
        <w:rPr>
          <w:rFonts w:hint="eastAsia"/>
        </w:rPr>
        <w:t>。如果正式环境想提升效率，那么必须优化这段逻辑，按需查询。</w:t>
      </w:r>
    </w:p>
    <w:p w14:paraId="635A3AA4" w14:textId="77777777" w:rsidR="00827787" w:rsidRDefault="00176B46" w:rsidP="007854FC">
      <w:pPr>
        <w:ind w:firstLine="420"/>
      </w:pPr>
      <w:r>
        <w:rPr>
          <w:rFonts w:hint="eastAsia"/>
        </w:rPr>
        <w:t>同时，通过堆</w:t>
      </w:r>
      <w:r>
        <w:rPr>
          <w:rFonts w:hint="eastAsia"/>
        </w:rPr>
        <w:t>dump</w:t>
      </w:r>
      <w:r>
        <w:rPr>
          <w:rFonts w:hint="eastAsia"/>
        </w:rPr>
        <w:t>，我们发现一个长度为</w:t>
      </w:r>
      <w:r>
        <w:rPr>
          <w:rFonts w:hint="eastAsia"/>
        </w:rPr>
        <w:t>4</w:t>
      </w:r>
      <w:r>
        <w:t>9365</w:t>
      </w:r>
      <w:r>
        <w:rPr>
          <w:rFonts w:hint="eastAsia"/>
        </w:rPr>
        <w:t>的</w:t>
      </w:r>
      <w:proofErr w:type="spellStart"/>
      <w:r>
        <w:rPr>
          <w:rFonts w:hint="eastAsia"/>
        </w:rPr>
        <w:t>ArrayList</w:t>
      </w:r>
      <w:proofErr w:type="spellEnd"/>
      <w:r>
        <w:t>&lt;Map&lt;</w:t>
      </w:r>
      <w:proofErr w:type="spellStart"/>
      <w:r>
        <w:t>String,Object</w:t>
      </w:r>
      <w:proofErr w:type="spellEnd"/>
      <w:r>
        <w:t>&gt;&gt;</w:t>
      </w:r>
      <w:r>
        <w:rPr>
          <w:rFonts w:hint="eastAsia"/>
        </w:rPr>
        <w:t>居然有</w:t>
      </w:r>
      <w:r>
        <w:rPr>
          <w:rFonts w:hint="eastAsia"/>
        </w:rPr>
        <w:t>2</w:t>
      </w:r>
      <w:r>
        <w:t>0</w:t>
      </w:r>
      <w:r>
        <w:rPr>
          <w:rFonts w:hint="eastAsia"/>
        </w:rPr>
        <w:t>M</w:t>
      </w:r>
      <w:r>
        <w:rPr>
          <w:rFonts w:hint="eastAsia"/>
        </w:rPr>
        <w:t>，（</w:t>
      </w:r>
      <w:r w:rsidR="00A85709">
        <w:rPr>
          <w:rFonts w:hint="eastAsia"/>
        </w:rPr>
        <w:t>前面的</w:t>
      </w:r>
      <w:r w:rsidR="00A85709">
        <w:rPr>
          <w:rFonts w:hint="eastAsia"/>
        </w:rPr>
        <w:t>SQL</w:t>
      </w:r>
      <w:r w:rsidR="00A85709">
        <w:rPr>
          <w:rFonts w:hint="eastAsia"/>
        </w:rPr>
        <w:t>在后台数据库查询后总数据量为</w:t>
      </w:r>
      <w:r w:rsidR="00A85709">
        <w:rPr>
          <w:rFonts w:hint="eastAsia"/>
        </w:rPr>
        <w:t>4</w:t>
      </w:r>
      <w:r w:rsidR="00A85709">
        <w:t>9365</w:t>
      </w:r>
      <w:r>
        <w:rPr>
          <w:rFonts w:hint="eastAsia"/>
        </w:rPr>
        <w:t>）如下图：</w:t>
      </w:r>
    </w:p>
    <w:p w14:paraId="1788978C" w14:textId="77777777" w:rsidR="00176B46" w:rsidRDefault="00176B46" w:rsidP="007854FC">
      <w:pPr>
        <w:ind w:firstLine="420"/>
      </w:pPr>
      <w:r w:rsidRPr="00176B46">
        <w:rPr>
          <w:noProof/>
        </w:rPr>
        <w:lastRenderedPageBreak/>
        <w:drawing>
          <wp:inline distT="0" distB="0" distL="0" distR="0" wp14:anchorId="78671909" wp14:editId="26385958">
            <wp:extent cx="5274310" cy="4551680"/>
            <wp:effectExtent l="0" t="0" r="2540" b="1270"/>
            <wp:docPr id="47" name="图片 47" descr="C:\Users\WANGXI~1.JIU\AppData\Local\Temp\WeChat Files\a136b7319b56793762d7d348048c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XI~1.JIU\AppData\Local\Temp\WeChat Files\a136b7319b56793762d7d348048c64f.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4551680"/>
                    </a:xfrm>
                    <a:prstGeom prst="rect">
                      <a:avLst/>
                    </a:prstGeom>
                    <a:noFill/>
                    <a:ln>
                      <a:noFill/>
                    </a:ln>
                  </pic:spPr>
                </pic:pic>
              </a:graphicData>
            </a:graphic>
          </wp:inline>
        </w:drawing>
      </w:r>
    </w:p>
    <w:p w14:paraId="6E2A93E6" w14:textId="77777777" w:rsidR="004A7339" w:rsidRDefault="00A85709" w:rsidP="00A85709">
      <w:r>
        <w:rPr>
          <w:rFonts w:hint="eastAsia"/>
        </w:rPr>
        <w:t>一个长度为</w:t>
      </w:r>
      <w:r>
        <w:t>16</w:t>
      </w:r>
      <w:r>
        <w:rPr>
          <w:rFonts w:hint="eastAsia"/>
        </w:rPr>
        <w:t>万</w:t>
      </w:r>
      <w:proofErr w:type="spellStart"/>
      <w:r>
        <w:rPr>
          <w:rFonts w:hint="eastAsia"/>
        </w:rPr>
        <w:t>ArrayList</w:t>
      </w:r>
      <w:proofErr w:type="spellEnd"/>
      <w:r>
        <w:t>&lt;</w:t>
      </w:r>
      <w:proofErr w:type="spellStart"/>
      <w:r>
        <w:t>FbaseDataObjct</w:t>
      </w:r>
      <w:proofErr w:type="spellEnd"/>
      <w:r>
        <w:t>&gt;</w:t>
      </w:r>
      <w:r>
        <w:rPr>
          <w:rFonts w:hint="eastAsia"/>
        </w:rPr>
        <w:t>才</w:t>
      </w:r>
      <w:r>
        <w:rPr>
          <w:rFonts w:hint="eastAsia"/>
        </w:rPr>
        <w:t>1M</w:t>
      </w:r>
      <w:r>
        <w:rPr>
          <w:rFonts w:hint="eastAsia"/>
        </w:rPr>
        <w:t>不到，可见</w:t>
      </w:r>
      <w:r>
        <w:rPr>
          <w:rFonts w:hint="eastAsia"/>
        </w:rPr>
        <w:t>Map</w:t>
      </w:r>
      <w:r>
        <w:rPr>
          <w:rFonts w:hint="eastAsia"/>
        </w:rPr>
        <w:t>对内存的浪费</w:t>
      </w:r>
      <w:r>
        <w:t>…….</w:t>
      </w:r>
    </w:p>
    <w:p w14:paraId="7278C7AD" w14:textId="77777777" w:rsidR="00827787" w:rsidRDefault="00A85709" w:rsidP="004A7339">
      <w:pPr>
        <w:ind w:firstLine="420"/>
      </w:pPr>
      <w:r>
        <w:rPr>
          <w:rFonts w:hint="eastAsia"/>
        </w:rPr>
        <w:t>由此，我们猜测了一下，每次打开月报功能点都需要查询状态表，状态表的</w:t>
      </w:r>
      <w:r w:rsidR="004A7339">
        <w:rPr>
          <w:rFonts w:hint="eastAsia"/>
        </w:rPr>
        <w:t>本来就</w:t>
      </w:r>
      <w:r>
        <w:rPr>
          <w:rFonts w:hint="eastAsia"/>
        </w:rPr>
        <w:t>查询非常慢，在业务高峰时期，可能会更慢，同时，这个操作必须得申请到</w:t>
      </w:r>
      <w:r>
        <w:rPr>
          <w:rFonts w:hint="eastAsia"/>
        </w:rPr>
        <w:t>2</w:t>
      </w:r>
      <w:r>
        <w:t>0</w:t>
      </w:r>
      <w:r>
        <w:rPr>
          <w:rFonts w:hint="eastAsia"/>
        </w:rPr>
        <w:t>M</w:t>
      </w:r>
      <w:r>
        <w:rPr>
          <w:rFonts w:hint="eastAsia"/>
        </w:rPr>
        <w:t>的内存来存储这</w:t>
      </w:r>
      <w:r>
        <w:rPr>
          <w:rFonts w:hint="eastAsia"/>
        </w:rPr>
        <w:t>5</w:t>
      </w:r>
      <w:r>
        <w:rPr>
          <w:rFonts w:hint="eastAsia"/>
        </w:rPr>
        <w:t>万的记录，在高并发下，内存不足，通过不断的</w:t>
      </w:r>
      <w:r>
        <w:rPr>
          <w:rFonts w:hint="eastAsia"/>
        </w:rPr>
        <w:t>FGC</w:t>
      </w:r>
      <w:r>
        <w:rPr>
          <w:rFonts w:hint="eastAsia"/>
        </w:rPr>
        <w:t>来压榨内存，最后体现上就是啥</w:t>
      </w:r>
      <w:r w:rsidR="004A7339">
        <w:rPr>
          <w:rFonts w:hint="eastAsia"/>
        </w:rPr>
        <w:t>啥</w:t>
      </w:r>
      <w:r>
        <w:rPr>
          <w:rFonts w:hint="eastAsia"/>
        </w:rPr>
        <w:t>都卡。</w:t>
      </w:r>
    </w:p>
    <w:p w14:paraId="1E91320F" w14:textId="77777777" w:rsidR="00997BEA" w:rsidRDefault="00A85709" w:rsidP="00A85709">
      <w:r>
        <w:tab/>
      </w:r>
      <w:r>
        <w:rPr>
          <w:rFonts w:hint="eastAsia"/>
        </w:rPr>
        <w:t>在对着色进行了优化之后，系统有了非常明显的性能提升，业务高峰期顺利度过。</w:t>
      </w:r>
    </w:p>
    <w:p w14:paraId="433A26D1" w14:textId="77777777" w:rsidR="00A85709" w:rsidRPr="003F27B9" w:rsidRDefault="00A85709" w:rsidP="00A85709">
      <w:r>
        <w:tab/>
      </w:r>
      <w:r>
        <w:rPr>
          <w:rFonts w:hint="eastAsia"/>
        </w:rPr>
        <w:t>粮食局这次的问题爆发的十分凶猛，而且后台的压力测试并没有帮助我们</w:t>
      </w:r>
      <w:r>
        <w:rPr>
          <w:rFonts w:hint="eastAsia"/>
        </w:rPr>
        <w:t>1</w:t>
      </w:r>
      <w:r>
        <w:t>00</w:t>
      </w:r>
      <w:r>
        <w:rPr>
          <w:rFonts w:hint="eastAsia"/>
        </w:rPr>
        <w:t>%</w:t>
      </w:r>
      <w:r>
        <w:rPr>
          <w:rFonts w:hint="eastAsia"/>
        </w:rPr>
        <w:t>重现问题，压力测试虽然也卡，但是根本原因不同，所以有些时候不能完全死盯着后台的压力测试环境</w:t>
      </w:r>
      <w:r w:rsidR="00B90F0B">
        <w:rPr>
          <w:rFonts w:hint="eastAsia"/>
        </w:rPr>
        <w:t>。这次性能问题</w:t>
      </w:r>
      <w:r w:rsidR="004A7339">
        <w:rPr>
          <w:rFonts w:hint="eastAsia"/>
        </w:rPr>
        <w:t>有两个</w:t>
      </w:r>
      <w:r w:rsidR="00B90F0B">
        <w:rPr>
          <w:rFonts w:hint="eastAsia"/>
        </w:rPr>
        <w:t>关键点，一个是通过</w:t>
      </w:r>
      <w:r w:rsidR="00B90F0B">
        <w:rPr>
          <w:rFonts w:hint="eastAsia"/>
        </w:rPr>
        <w:t>JVM</w:t>
      </w:r>
      <w:r w:rsidR="00B90F0B">
        <w:rPr>
          <w:rFonts w:hint="eastAsia"/>
        </w:rPr>
        <w:t>参数调优，</w:t>
      </w:r>
      <w:r w:rsidR="004B07EA">
        <w:rPr>
          <w:rFonts w:hint="eastAsia"/>
        </w:rPr>
        <w:t>直接大幅</w:t>
      </w:r>
      <w:r w:rsidR="00B90F0B">
        <w:rPr>
          <w:rFonts w:hint="eastAsia"/>
        </w:rPr>
        <w:t>提升了系统的响应时间，一个是线程</w:t>
      </w:r>
      <w:r w:rsidR="00B90F0B">
        <w:rPr>
          <w:rFonts w:hint="eastAsia"/>
        </w:rPr>
        <w:t>dump+</w:t>
      </w:r>
      <w:r w:rsidR="00B90F0B">
        <w:rPr>
          <w:rFonts w:hint="eastAsia"/>
        </w:rPr>
        <w:t>堆</w:t>
      </w:r>
      <w:r w:rsidR="00B90F0B">
        <w:rPr>
          <w:rFonts w:hint="eastAsia"/>
        </w:rPr>
        <w:t>dump</w:t>
      </w:r>
      <w:r w:rsidR="00B90F0B">
        <w:rPr>
          <w:rFonts w:hint="eastAsia"/>
        </w:rPr>
        <w:t>定位了正式环境单用户慢的问题</w:t>
      </w:r>
      <w:r>
        <w:rPr>
          <w:rFonts w:hint="eastAsia"/>
        </w:rPr>
        <w:t>。</w:t>
      </w:r>
      <w:r w:rsidR="00B90F0B">
        <w:rPr>
          <w:rFonts w:hint="eastAsia"/>
        </w:rPr>
        <w:t>当然这次的优化还伴随着一些</w:t>
      </w:r>
      <w:r w:rsidR="00B83BC0">
        <w:rPr>
          <w:rFonts w:hint="eastAsia"/>
        </w:rPr>
        <w:t>其他</w:t>
      </w:r>
      <w:r w:rsidR="00B90F0B">
        <w:rPr>
          <w:rFonts w:hint="eastAsia"/>
        </w:rPr>
        <w:t>的优化，这些代码都提交到</w:t>
      </w:r>
      <w:hyperlink r:id="rId54" w:history="1">
        <w:r w:rsidR="00B90F0B" w:rsidRPr="00B90F0B">
          <w:rPr>
            <w:rStyle w:val="a8"/>
            <w:rFonts w:ascii="Arial" w:hAnsi="Arial" w:cs="Arial"/>
            <w:i/>
            <w:color w:val="0070C0"/>
            <w:sz w:val="18"/>
            <w:szCs w:val="18"/>
            <w:u w:val="single"/>
          </w:rPr>
          <w:t>BUDGET-7198</w:t>
        </w:r>
      </w:hyperlink>
      <w:r w:rsidR="00B90F0B">
        <w:rPr>
          <w:rFonts w:ascii="Arial" w:hAnsi="Arial" w:cs="Arial" w:hint="eastAsia"/>
          <w:color w:val="333333"/>
          <w:sz w:val="18"/>
          <w:szCs w:val="18"/>
        </w:rPr>
        <w:t>、</w:t>
      </w:r>
      <w:r w:rsidR="005434D6">
        <w:fldChar w:fldCharType="begin"/>
      </w:r>
      <w:r w:rsidR="005434D6">
        <w:instrText xml:space="preserve"> HYPERLINK "http://10.2.12.123:8080/browse/BUDGET-7262" </w:instrText>
      </w:r>
      <w:r w:rsidR="005434D6">
        <w:fldChar w:fldCharType="separate"/>
      </w:r>
      <w:r w:rsidR="00B90F0B" w:rsidRPr="00B90F0B">
        <w:rPr>
          <w:rStyle w:val="a8"/>
          <w:rFonts w:ascii="Arial" w:hAnsi="Arial" w:cs="Arial"/>
          <w:i/>
          <w:color w:val="0070C0"/>
          <w:sz w:val="18"/>
          <w:szCs w:val="18"/>
          <w:u w:val="single"/>
        </w:rPr>
        <w:t>BUDGET-7262</w:t>
      </w:r>
      <w:r w:rsidR="005434D6">
        <w:rPr>
          <w:rStyle w:val="a8"/>
          <w:rFonts w:ascii="Arial" w:hAnsi="Arial" w:cs="Arial"/>
          <w:i/>
          <w:color w:val="0070C0"/>
          <w:sz w:val="18"/>
          <w:szCs w:val="18"/>
          <w:u w:val="single"/>
        </w:rPr>
        <w:fldChar w:fldCharType="end"/>
      </w:r>
      <w:r w:rsidR="00B90F0B">
        <w:rPr>
          <w:rFonts w:ascii="Arial" w:hAnsi="Arial" w:cs="Arial" w:hint="eastAsia"/>
          <w:color w:val="333333"/>
          <w:sz w:val="18"/>
          <w:szCs w:val="18"/>
        </w:rPr>
        <w:t>了。</w:t>
      </w:r>
    </w:p>
    <w:p w14:paraId="28EFF0B3" w14:textId="77777777" w:rsidR="00C801E9" w:rsidRDefault="00C801E9">
      <w:pPr>
        <w:pStyle w:val="2"/>
      </w:pPr>
      <w:bookmarkStart w:id="29" w:name="_Toc10018494"/>
      <w:proofErr w:type="gramStart"/>
      <w:r>
        <w:rPr>
          <w:rFonts w:hint="eastAsia"/>
        </w:rPr>
        <w:t>国电投内存</w:t>
      </w:r>
      <w:proofErr w:type="gramEnd"/>
      <w:r>
        <w:rPr>
          <w:rFonts w:hint="eastAsia"/>
        </w:rPr>
        <w:t>异常</w:t>
      </w:r>
      <w:r w:rsidR="00CE2EE7">
        <w:rPr>
          <w:rFonts w:hint="eastAsia"/>
        </w:rPr>
        <w:t>分析</w:t>
      </w:r>
      <w:bookmarkEnd w:id="29"/>
    </w:p>
    <w:p w14:paraId="17F1D587" w14:textId="77777777" w:rsidR="00C801E9" w:rsidRDefault="00C801E9" w:rsidP="00C801E9">
      <w:pPr>
        <w:ind w:firstLine="420"/>
      </w:pPr>
      <w:proofErr w:type="gramStart"/>
      <w:r>
        <w:rPr>
          <w:rFonts w:hint="eastAsia"/>
        </w:rPr>
        <w:t>国电投项目</w:t>
      </w:r>
      <w:proofErr w:type="gramEnd"/>
      <w:r>
        <w:rPr>
          <w:rFonts w:hint="eastAsia"/>
        </w:rPr>
        <w:t>，</w:t>
      </w:r>
      <w:r>
        <w:rPr>
          <w:rFonts w:hint="eastAsia"/>
        </w:rPr>
        <w:t>Nginx</w:t>
      </w:r>
      <w:r>
        <w:rPr>
          <w:rFonts w:hint="eastAsia"/>
        </w:rPr>
        <w:t>集群，两台</w:t>
      </w:r>
      <w:r>
        <w:rPr>
          <w:rFonts w:hint="eastAsia"/>
        </w:rPr>
        <w:t>DNA</w:t>
      </w:r>
      <w:r>
        <w:rPr>
          <w:rFonts w:hint="eastAsia"/>
        </w:rPr>
        <w:t>服务。</w:t>
      </w:r>
      <w:r w:rsidR="00666E2F">
        <w:rPr>
          <w:rFonts w:hint="eastAsia"/>
        </w:rPr>
        <w:t>系统登录非常卡，从浏览器输入服务器地址，点击回车后，需要等待</w:t>
      </w:r>
      <w:r w:rsidR="00666E2F">
        <w:rPr>
          <w:rFonts w:hint="eastAsia"/>
        </w:rPr>
        <w:t>2</w:t>
      </w:r>
      <w:r w:rsidR="00666E2F">
        <w:rPr>
          <w:rFonts w:hint="eastAsia"/>
        </w:rPr>
        <w:t>分钟左右才能出来登录页面，再过</w:t>
      </w:r>
      <w:r w:rsidR="00666E2F">
        <w:rPr>
          <w:rFonts w:hint="eastAsia"/>
        </w:rPr>
        <w:t>2</w:t>
      </w:r>
      <w:r w:rsidR="00666E2F">
        <w:rPr>
          <w:rFonts w:hint="eastAsia"/>
        </w:rPr>
        <w:t>分钟才能进入系统，没有用</w:t>
      </w:r>
      <w:r w:rsidR="00666E2F">
        <w:rPr>
          <w:rFonts w:hint="eastAsia"/>
        </w:rPr>
        <w:t>debug</w:t>
      </w:r>
      <w:r w:rsidR="00666E2F">
        <w:rPr>
          <w:rFonts w:hint="eastAsia"/>
        </w:rPr>
        <w:t>模式，非业务高峰期，用户在线人数很少，当前主要业务就是上传一些附件到系统中。</w:t>
      </w:r>
      <w:r w:rsidR="00680384">
        <w:rPr>
          <w:rFonts w:hint="eastAsia"/>
        </w:rPr>
        <w:t>服务重启后，会好很多，但是过半小时左右，又</w:t>
      </w:r>
      <w:proofErr w:type="gramStart"/>
      <w:r w:rsidR="00680384">
        <w:rPr>
          <w:rFonts w:hint="eastAsia"/>
        </w:rPr>
        <w:t>开始卡顿</w:t>
      </w:r>
      <w:proofErr w:type="gramEnd"/>
      <w:r w:rsidR="00680384">
        <w:rPr>
          <w:rFonts w:hint="eastAsia"/>
        </w:rPr>
        <w:t>。</w:t>
      </w:r>
    </w:p>
    <w:p w14:paraId="33994EFF" w14:textId="77777777" w:rsidR="00666E2F" w:rsidRDefault="00666E2F" w:rsidP="00C801E9">
      <w:pPr>
        <w:ind w:firstLine="420"/>
      </w:pPr>
      <w:r>
        <w:rPr>
          <w:rFonts w:hint="eastAsia"/>
        </w:rPr>
        <w:t>由于是系统整体卡顿，所以直接跳过了线程</w:t>
      </w:r>
      <w:r>
        <w:rPr>
          <w:rFonts w:hint="eastAsia"/>
        </w:rPr>
        <w:t>dump</w:t>
      </w:r>
      <w:r>
        <w:rPr>
          <w:rFonts w:hint="eastAsia"/>
        </w:rPr>
        <w:t>，从飞行记录开始看，如下图：</w:t>
      </w:r>
    </w:p>
    <w:p w14:paraId="1B7853E5" w14:textId="77777777" w:rsidR="00666E2F" w:rsidRDefault="00666E2F" w:rsidP="00666E2F">
      <w:r>
        <w:rPr>
          <w:noProof/>
        </w:rPr>
        <w:lastRenderedPageBreak/>
        <w:drawing>
          <wp:inline distT="0" distB="0" distL="0" distR="0" wp14:anchorId="5AC84E2C" wp14:editId="516BD995">
            <wp:extent cx="5274310" cy="9918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991870"/>
                    </a:xfrm>
                    <a:prstGeom prst="rect">
                      <a:avLst/>
                    </a:prstGeom>
                  </pic:spPr>
                </pic:pic>
              </a:graphicData>
            </a:graphic>
          </wp:inline>
        </w:drawing>
      </w:r>
    </w:p>
    <w:p w14:paraId="72374810" w14:textId="77777777" w:rsidR="00666E2F" w:rsidRDefault="00666E2F" w:rsidP="00666E2F">
      <w:r>
        <w:tab/>
      </w:r>
      <w:r>
        <w:rPr>
          <w:rFonts w:hint="eastAsia"/>
        </w:rPr>
        <w:t>首先，</w:t>
      </w:r>
      <w:r>
        <w:rPr>
          <w:rFonts w:hint="eastAsia"/>
        </w:rPr>
        <w:t>GC</w:t>
      </w:r>
      <w:r>
        <w:rPr>
          <w:rFonts w:hint="eastAsia"/>
        </w:rPr>
        <w:t>问题很明显，平均</w:t>
      </w:r>
      <w:r>
        <w:rPr>
          <w:rFonts w:hint="eastAsia"/>
        </w:rPr>
        <w:t>9</w:t>
      </w:r>
      <w:r>
        <w:rPr>
          <w:rFonts w:hint="eastAsia"/>
        </w:rPr>
        <w:t>秒，最大</w:t>
      </w:r>
      <w:r>
        <w:rPr>
          <w:rFonts w:hint="eastAsia"/>
        </w:rPr>
        <w:t>4</w:t>
      </w:r>
      <w:r>
        <w:t>6</w:t>
      </w:r>
      <w:r>
        <w:rPr>
          <w:rFonts w:hint="eastAsia"/>
        </w:rPr>
        <w:t>秒。这个和现在系统的现象对上号了，说明系统卡顿的主要原因是</w:t>
      </w:r>
      <w:r>
        <w:rPr>
          <w:rFonts w:hint="eastAsia"/>
        </w:rPr>
        <w:t>GC</w:t>
      </w:r>
      <w:r>
        <w:rPr>
          <w:rFonts w:hint="eastAsia"/>
        </w:rPr>
        <w:t>暂停。然后，还有一个很罕见的问题“堆使用量”，平均值</w:t>
      </w:r>
      <w:r>
        <w:rPr>
          <w:rFonts w:hint="eastAsia"/>
        </w:rPr>
        <w:t>2</w:t>
      </w:r>
      <w:r>
        <w:t>4</w:t>
      </w:r>
      <w:r>
        <w:rPr>
          <w:rFonts w:hint="eastAsia"/>
        </w:rPr>
        <w:t>G</w:t>
      </w:r>
      <w:r>
        <w:rPr>
          <w:rFonts w:hint="eastAsia"/>
        </w:rPr>
        <w:t>，最大值</w:t>
      </w:r>
      <w:r>
        <w:rPr>
          <w:rFonts w:hint="eastAsia"/>
        </w:rPr>
        <w:t>2</w:t>
      </w:r>
      <w:r>
        <w:t>4</w:t>
      </w:r>
      <w:r>
        <w:rPr>
          <w:rFonts w:hint="eastAsia"/>
        </w:rPr>
        <w:t>G</w:t>
      </w:r>
      <w:r>
        <w:rPr>
          <w:rFonts w:hint="eastAsia"/>
        </w:rPr>
        <w:t>，如下：</w:t>
      </w:r>
    </w:p>
    <w:p w14:paraId="4DD47FC7" w14:textId="77777777" w:rsidR="00666E2F" w:rsidRDefault="00666E2F" w:rsidP="00666E2F">
      <w:r>
        <w:rPr>
          <w:noProof/>
        </w:rPr>
        <w:drawing>
          <wp:inline distT="0" distB="0" distL="0" distR="0" wp14:anchorId="3186FCAD" wp14:editId="229840A2">
            <wp:extent cx="2752381" cy="157142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52381" cy="1571429"/>
                    </a:xfrm>
                    <a:prstGeom prst="rect">
                      <a:avLst/>
                    </a:prstGeom>
                  </pic:spPr>
                </pic:pic>
              </a:graphicData>
            </a:graphic>
          </wp:inline>
        </w:drawing>
      </w:r>
    </w:p>
    <w:p w14:paraId="6C36D9C5" w14:textId="77777777" w:rsidR="00666E2F" w:rsidRDefault="00666E2F" w:rsidP="00666E2F">
      <w:pPr>
        <w:ind w:firstLine="420"/>
      </w:pPr>
      <w:r>
        <w:rPr>
          <w:rFonts w:hint="eastAsia"/>
        </w:rPr>
        <w:t>这说明，频繁的</w:t>
      </w:r>
      <w:r>
        <w:rPr>
          <w:rFonts w:hint="eastAsia"/>
        </w:rPr>
        <w:t>GC</w:t>
      </w:r>
      <w:r>
        <w:rPr>
          <w:rFonts w:hint="eastAsia"/>
        </w:rPr>
        <w:t>几乎没有任何效果。</w:t>
      </w:r>
      <w:r w:rsidR="002B3509">
        <w:rPr>
          <w:rFonts w:hint="eastAsia"/>
        </w:rPr>
        <w:t>飞行记录中</w:t>
      </w:r>
      <w:r>
        <w:rPr>
          <w:rFonts w:hint="eastAsia"/>
        </w:rPr>
        <w:t>切到“内存”→“垃圾回收”</w:t>
      </w:r>
      <w:r w:rsidR="002B3509">
        <w:rPr>
          <w:rFonts w:hint="eastAsia"/>
        </w:rPr>
        <w:t>如下</w:t>
      </w:r>
      <w:r>
        <w:rPr>
          <w:rFonts w:hint="eastAsia"/>
        </w:rPr>
        <w:t>：</w:t>
      </w:r>
    </w:p>
    <w:p w14:paraId="0F4D4AAA" w14:textId="77777777" w:rsidR="00666E2F" w:rsidRDefault="00666E2F" w:rsidP="00666E2F">
      <w:r>
        <w:rPr>
          <w:noProof/>
        </w:rPr>
        <w:drawing>
          <wp:inline distT="0" distB="0" distL="0" distR="0" wp14:anchorId="45F43AC7" wp14:editId="457FB969">
            <wp:extent cx="5274310" cy="143002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430020"/>
                    </a:xfrm>
                    <a:prstGeom prst="rect">
                      <a:avLst/>
                    </a:prstGeom>
                  </pic:spPr>
                </pic:pic>
              </a:graphicData>
            </a:graphic>
          </wp:inline>
        </w:drawing>
      </w:r>
    </w:p>
    <w:p w14:paraId="2336050C" w14:textId="77777777" w:rsidR="00666E2F" w:rsidRDefault="00666E2F" w:rsidP="00666E2F">
      <w:r>
        <w:tab/>
      </w:r>
      <w:r w:rsidR="002B3509">
        <w:rPr>
          <w:rFonts w:hint="eastAsia"/>
        </w:rPr>
        <w:t>从图中可以看出不论</w:t>
      </w:r>
      <w:r>
        <w:rPr>
          <w:rFonts w:hint="eastAsia"/>
        </w:rPr>
        <w:t>如何</w:t>
      </w:r>
      <w:r>
        <w:rPr>
          <w:rFonts w:hint="eastAsia"/>
        </w:rPr>
        <w:t>GC</w:t>
      </w:r>
      <w:r>
        <w:rPr>
          <w:rFonts w:hint="eastAsia"/>
        </w:rPr>
        <w:t>，</w:t>
      </w:r>
      <w:r w:rsidR="00680384">
        <w:rPr>
          <w:rFonts w:hint="eastAsia"/>
        </w:rPr>
        <w:t>堆的大小几乎没有任何变化。同时，每次重启都能好一会儿，</w:t>
      </w:r>
      <w:r w:rsidR="002B4494">
        <w:rPr>
          <w:rFonts w:hint="eastAsia"/>
        </w:rPr>
        <w:t>过</w:t>
      </w:r>
      <w:proofErr w:type="gramStart"/>
      <w:r w:rsidR="002B4494">
        <w:rPr>
          <w:rFonts w:hint="eastAsia"/>
        </w:rPr>
        <w:t>会儿有</w:t>
      </w:r>
      <w:proofErr w:type="gramEnd"/>
      <w:r w:rsidR="002B4494">
        <w:rPr>
          <w:rFonts w:hint="eastAsia"/>
        </w:rPr>
        <w:t>卡顿，</w:t>
      </w:r>
      <w:r w:rsidR="00680384">
        <w:rPr>
          <w:rFonts w:hint="eastAsia"/>
        </w:rPr>
        <w:t>这说明很有可能出现了内存泄露</w:t>
      </w:r>
      <w:r w:rsidR="002B4494">
        <w:rPr>
          <w:rFonts w:hint="eastAsia"/>
        </w:rPr>
        <w:t>。这时候需要借助堆</w:t>
      </w:r>
      <w:r w:rsidR="002B4494">
        <w:rPr>
          <w:rFonts w:hint="eastAsia"/>
        </w:rPr>
        <w:t>dump</w:t>
      </w:r>
      <w:r w:rsidR="002B4494">
        <w:rPr>
          <w:rFonts w:hint="eastAsia"/>
        </w:rPr>
        <w:t>来观察下内存情况了。</w:t>
      </w:r>
      <w:r w:rsidR="009D6188">
        <w:rPr>
          <w:rFonts w:hint="eastAsia"/>
        </w:rPr>
        <w:t>使用</w:t>
      </w:r>
      <w:r w:rsidR="002B3509">
        <w:rPr>
          <w:rFonts w:hint="eastAsia"/>
        </w:rPr>
        <w:t>met</w:t>
      </w:r>
      <w:r w:rsidR="009D6188">
        <w:rPr>
          <w:rFonts w:hint="eastAsia"/>
        </w:rPr>
        <w:t>加载堆</w:t>
      </w:r>
      <w:r w:rsidR="009D6188">
        <w:rPr>
          <w:rFonts w:hint="eastAsia"/>
        </w:rPr>
        <w:t>dump</w:t>
      </w:r>
      <w:r w:rsidR="009D6188">
        <w:rPr>
          <w:rFonts w:hint="eastAsia"/>
        </w:rPr>
        <w:t>文件后，</w:t>
      </w:r>
      <w:r w:rsidR="00282E35">
        <w:rPr>
          <w:rFonts w:hint="eastAsia"/>
        </w:rPr>
        <w:t>从</w:t>
      </w:r>
      <w:proofErr w:type="spellStart"/>
      <w:r w:rsidR="00282E35">
        <w:rPr>
          <w:rFonts w:hint="eastAsia"/>
        </w:rPr>
        <w:t>OverView</w:t>
      </w:r>
      <w:proofErr w:type="spellEnd"/>
      <w:r w:rsidR="00282E35">
        <w:rPr>
          <w:rFonts w:hint="eastAsia"/>
        </w:rPr>
        <w:t>中可以看出来在</w:t>
      </w:r>
      <w:r w:rsidR="00282E35">
        <w:rPr>
          <w:rFonts w:hint="eastAsia"/>
        </w:rPr>
        <w:t>2</w:t>
      </w:r>
      <w:r w:rsidR="00282E35">
        <w:t>4</w:t>
      </w:r>
      <w:r w:rsidR="00282E35">
        <w:rPr>
          <w:rFonts w:hint="eastAsia"/>
        </w:rPr>
        <w:t>G</w:t>
      </w:r>
      <w:r w:rsidR="00282E35">
        <w:rPr>
          <w:rFonts w:hint="eastAsia"/>
        </w:rPr>
        <w:t>的堆中，有一个对象占用了</w:t>
      </w:r>
      <w:r w:rsidR="00282E35">
        <w:rPr>
          <w:rFonts w:hint="eastAsia"/>
        </w:rPr>
        <w:t>2</w:t>
      </w:r>
      <w:r w:rsidR="00282E35">
        <w:t>3.6</w:t>
      </w:r>
      <w:r w:rsidR="00282E35">
        <w:rPr>
          <w:rFonts w:hint="eastAsia"/>
        </w:rPr>
        <w:t>G</w:t>
      </w:r>
      <w:r w:rsidR="00282E35">
        <w:rPr>
          <w:rFonts w:hint="eastAsia"/>
        </w:rPr>
        <w:t>，如下图：</w:t>
      </w:r>
    </w:p>
    <w:p w14:paraId="6A6C540E" w14:textId="77777777" w:rsidR="00282E35" w:rsidRDefault="00282E35" w:rsidP="00666E2F">
      <w:r>
        <w:rPr>
          <w:noProof/>
        </w:rPr>
        <w:drawing>
          <wp:inline distT="0" distB="0" distL="0" distR="0" wp14:anchorId="4FF8D82C" wp14:editId="1889E076">
            <wp:extent cx="5274310" cy="2398395"/>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398395"/>
                    </a:xfrm>
                    <a:prstGeom prst="rect">
                      <a:avLst/>
                    </a:prstGeom>
                  </pic:spPr>
                </pic:pic>
              </a:graphicData>
            </a:graphic>
          </wp:inline>
        </w:drawing>
      </w:r>
    </w:p>
    <w:p w14:paraId="58E18DDA" w14:textId="77777777" w:rsidR="00282E35" w:rsidRDefault="00282E35" w:rsidP="00666E2F">
      <w:r>
        <w:tab/>
      </w:r>
      <w:r>
        <w:rPr>
          <w:rFonts w:hint="eastAsia"/>
        </w:rPr>
        <w:t>定位一下这个对象的线程信息，</w:t>
      </w:r>
      <w:r w:rsidR="00E04BB6">
        <w:rPr>
          <w:rFonts w:hint="eastAsia"/>
        </w:rPr>
        <w:t>如下图</w:t>
      </w:r>
      <w:r>
        <w:rPr>
          <w:rFonts w:hint="eastAsia"/>
        </w:rPr>
        <w:t>：</w:t>
      </w:r>
    </w:p>
    <w:p w14:paraId="600BCC32" w14:textId="77777777" w:rsidR="00282E35" w:rsidRDefault="00282E35" w:rsidP="00666E2F">
      <w:r>
        <w:rPr>
          <w:noProof/>
        </w:rPr>
        <w:lastRenderedPageBreak/>
        <w:drawing>
          <wp:inline distT="0" distB="0" distL="0" distR="0" wp14:anchorId="7C74C57D" wp14:editId="26C93636">
            <wp:extent cx="5274310" cy="27641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764155"/>
                    </a:xfrm>
                    <a:prstGeom prst="rect">
                      <a:avLst/>
                    </a:prstGeom>
                  </pic:spPr>
                </pic:pic>
              </a:graphicData>
            </a:graphic>
          </wp:inline>
        </w:drawing>
      </w:r>
    </w:p>
    <w:p w14:paraId="3FA57880" w14:textId="77777777" w:rsidR="00282E35" w:rsidRDefault="003F5A9D" w:rsidP="00282E35">
      <w:pPr>
        <w:ind w:firstLine="420"/>
      </w:pPr>
      <w:r>
        <w:rPr>
          <w:rFonts w:hint="eastAsia"/>
        </w:rPr>
        <w:t>从图中可以看出</w:t>
      </w:r>
      <w:r w:rsidR="00282E35">
        <w:rPr>
          <w:rFonts w:hint="eastAsia"/>
        </w:rPr>
        <w:t>这个是一个</w:t>
      </w:r>
      <w:r w:rsidR="000479D5">
        <w:rPr>
          <w:rFonts w:hint="eastAsia"/>
        </w:rPr>
        <w:t>running</w:t>
      </w:r>
      <w:r w:rsidR="000479D5">
        <w:rPr>
          <w:rFonts w:hint="eastAsia"/>
        </w:rPr>
        <w:t>的</w:t>
      </w:r>
      <w:r w:rsidR="00282E35">
        <w:rPr>
          <w:rFonts w:hint="eastAsia"/>
        </w:rPr>
        <w:t>数据库读的操作，由</w:t>
      </w:r>
      <w:proofErr w:type="spellStart"/>
      <w:r w:rsidR="00282E35">
        <w:rPr>
          <w:rFonts w:hint="eastAsia"/>
        </w:rPr>
        <w:t>FloatCopyBaseData</w:t>
      </w:r>
      <w:proofErr w:type="spellEnd"/>
      <w:r w:rsidR="00282E35">
        <w:rPr>
          <w:rFonts w:hint="eastAsia"/>
        </w:rPr>
        <w:t>发起，通过</w:t>
      </w:r>
      <w:proofErr w:type="spellStart"/>
      <w:r w:rsidR="00282E35">
        <w:rPr>
          <w:rFonts w:hint="eastAsia"/>
        </w:rPr>
        <w:t>DataCenter</w:t>
      </w:r>
      <w:proofErr w:type="spellEnd"/>
      <w:r w:rsidR="00282E35">
        <w:rPr>
          <w:rFonts w:hint="eastAsia"/>
        </w:rPr>
        <w:t>读取数据库中的数据库，而且居然已经读了</w:t>
      </w:r>
      <w:r w:rsidR="00282E35">
        <w:rPr>
          <w:rFonts w:hint="eastAsia"/>
        </w:rPr>
        <w:t>2</w:t>
      </w:r>
      <w:r w:rsidR="00282E35">
        <w:t>3.6</w:t>
      </w:r>
      <w:r w:rsidR="00282E35">
        <w:rPr>
          <w:rFonts w:hint="eastAsia"/>
        </w:rPr>
        <w:t>G</w:t>
      </w:r>
      <w:r w:rsidR="00282E35">
        <w:rPr>
          <w:rFonts w:hint="eastAsia"/>
        </w:rPr>
        <w:t>的对象</w:t>
      </w:r>
      <w:r w:rsidR="005C4D26">
        <w:t>……</w:t>
      </w:r>
      <w:r w:rsidR="005C4D26">
        <w:rPr>
          <w:rFonts w:hint="eastAsia"/>
        </w:rPr>
        <w:t>万幸</w:t>
      </w:r>
      <w:r w:rsidR="000479D5">
        <w:rPr>
          <w:rFonts w:hint="eastAsia"/>
        </w:rPr>
        <w:t>的是</w:t>
      </w:r>
      <w:r w:rsidR="005C4D26">
        <w:rPr>
          <w:rFonts w:hint="eastAsia"/>
        </w:rPr>
        <w:t>，</w:t>
      </w:r>
      <w:r w:rsidR="000479D5">
        <w:rPr>
          <w:rFonts w:hint="eastAsia"/>
        </w:rPr>
        <w:t>并</w:t>
      </w:r>
      <w:r w:rsidR="005C4D26">
        <w:rPr>
          <w:rFonts w:hint="eastAsia"/>
        </w:rPr>
        <w:t>没有发现内存泄露，仅仅是一个超大内存对象而已。</w:t>
      </w:r>
    </w:p>
    <w:p w14:paraId="4A0C9446" w14:textId="77777777" w:rsidR="005C4D26" w:rsidRDefault="005C4D26" w:rsidP="00282E35">
      <w:pPr>
        <w:ind w:firstLine="420"/>
      </w:pPr>
      <w:r>
        <w:rPr>
          <w:rFonts w:hint="eastAsia"/>
        </w:rPr>
        <w:t>通过和现场的实施同胞沟通，</w:t>
      </w:r>
      <w:r w:rsidR="000F42F2">
        <w:rPr>
          <w:rFonts w:hint="eastAsia"/>
        </w:rPr>
        <w:t>我们</w:t>
      </w:r>
      <w:r>
        <w:rPr>
          <w:rFonts w:hint="eastAsia"/>
        </w:rPr>
        <w:t>定位到了这个</w:t>
      </w:r>
      <w:proofErr w:type="spellStart"/>
      <w:r>
        <w:rPr>
          <w:rFonts w:hint="eastAsia"/>
        </w:rPr>
        <w:t>FloatCopyBaseData</w:t>
      </w:r>
      <w:proofErr w:type="spellEnd"/>
      <w:r>
        <w:rPr>
          <w:rFonts w:hint="eastAsia"/>
        </w:rPr>
        <w:t>公式，发现里面的</w:t>
      </w:r>
      <w:r>
        <w:rPr>
          <w:rFonts w:hint="eastAsia"/>
        </w:rPr>
        <w:t>SQL</w:t>
      </w:r>
      <w:r>
        <w:rPr>
          <w:rFonts w:hint="eastAsia"/>
        </w:rPr>
        <w:t>写的有问题，不断的</w:t>
      </w:r>
      <w:r>
        <w:rPr>
          <w:rFonts w:hint="eastAsia"/>
        </w:rPr>
        <w:t>full</w:t>
      </w:r>
      <w:r>
        <w:t xml:space="preserve"> join</w:t>
      </w:r>
      <w:r>
        <w:rPr>
          <w:rFonts w:hint="eastAsia"/>
        </w:rPr>
        <w:t>导致结果集无穷无尽（至少我在</w:t>
      </w:r>
      <w:proofErr w:type="spellStart"/>
      <w:r>
        <w:rPr>
          <w:rFonts w:hint="eastAsia"/>
        </w:rPr>
        <w:t>sql</w:t>
      </w:r>
      <w:proofErr w:type="spellEnd"/>
      <w:r>
        <w:t xml:space="preserve"> </w:t>
      </w:r>
      <w:r>
        <w:rPr>
          <w:rFonts w:hint="eastAsia"/>
        </w:rPr>
        <w:t>developer</w:t>
      </w:r>
      <w:r>
        <w:rPr>
          <w:rFonts w:hint="eastAsia"/>
        </w:rPr>
        <w:t>中没执行完）。修改</w:t>
      </w:r>
      <w:r>
        <w:rPr>
          <w:rFonts w:hint="eastAsia"/>
        </w:rPr>
        <w:t>SQL</w:t>
      </w:r>
      <w:r>
        <w:rPr>
          <w:rFonts w:hint="eastAsia"/>
        </w:rPr>
        <w:t>语句后，这个问题没有再次出现</w:t>
      </w:r>
      <w:r w:rsidR="00600197">
        <w:rPr>
          <w:rFonts w:hint="eastAsia"/>
        </w:rPr>
        <w:t>，系统稳定了下来</w:t>
      </w:r>
      <w:r>
        <w:rPr>
          <w:rFonts w:hint="eastAsia"/>
        </w:rPr>
        <w:t>。</w:t>
      </w:r>
    </w:p>
    <w:p w14:paraId="5FA13019" w14:textId="77777777" w:rsidR="005C4D26" w:rsidRPr="00C801E9" w:rsidRDefault="005C4D26" w:rsidP="00282E35">
      <w:pPr>
        <w:ind w:firstLine="420"/>
      </w:pPr>
      <w:proofErr w:type="gramStart"/>
      <w:r>
        <w:rPr>
          <w:rFonts w:hint="eastAsia"/>
        </w:rPr>
        <w:t>国电投的</w:t>
      </w:r>
      <w:proofErr w:type="gramEnd"/>
      <w:r>
        <w:rPr>
          <w:rFonts w:hint="eastAsia"/>
        </w:rPr>
        <w:t>这个问题是一个典型的内存问题，和代码没有关系。这种完全需要堆</w:t>
      </w:r>
      <w:r>
        <w:rPr>
          <w:rFonts w:hint="eastAsia"/>
        </w:rPr>
        <w:t>dump</w:t>
      </w:r>
      <w:r>
        <w:rPr>
          <w:rFonts w:hint="eastAsia"/>
        </w:rPr>
        <w:t>才能定位问题的情况比较少见，所以和大家一起分享一下。</w:t>
      </w:r>
      <w:r w:rsidR="006833C5">
        <w:rPr>
          <w:rFonts w:hint="eastAsia"/>
        </w:rPr>
        <w:t>堆</w:t>
      </w:r>
      <w:r w:rsidR="006833C5">
        <w:rPr>
          <w:rFonts w:hint="eastAsia"/>
        </w:rPr>
        <w:t>dump</w:t>
      </w:r>
      <w:r w:rsidR="006833C5">
        <w:rPr>
          <w:rFonts w:hint="eastAsia"/>
        </w:rPr>
        <w:t>文件及报告位置</w:t>
      </w:r>
      <w:r w:rsidR="005434D6">
        <w:fldChar w:fldCharType="begin"/>
      </w:r>
      <w:r w:rsidR="005434D6">
        <w:instrText xml:space="preserve"> HYPERLINK "file:///\\\\wangxing\\</w:instrText>
      </w:r>
      <w:r w:rsidR="005434D6">
        <w:instrText>分析文件</w:instrText>
      </w:r>
      <w:r w:rsidR="005434D6">
        <w:instrText>\\</w:instrText>
      </w:r>
      <w:r w:rsidR="005434D6">
        <w:instrText>国电投</w:instrText>
      </w:r>
      <w:r w:rsidR="005434D6">
        <w:instrText>\\20181218</w:instrText>
      </w:r>
      <w:r w:rsidR="005434D6">
        <w:instrText>系统无法登陆</w:instrText>
      </w:r>
      <w:r w:rsidR="005434D6">
        <w:instrText xml:space="preserve">" </w:instrText>
      </w:r>
      <w:r w:rsidR="005434D6">
        <w:fldChar w:fldCharType="separate"/>
      </w:r>
      <w:r w:rsidR="006833C5" w:rsidRPr="006833C5">
        <w:rPr>
          <w:rStyle w:val="a8"/>
          <w:rFonts w:hint="eastAsia"/>
          <w:i/>
          <w:color w:val="0070C0"/>
          <w:u w:val="single"/>
        </w:rPr>
        <w:t>详见</w:t>
      </w:r>
      <w:r w:rsidR="005434D6">
        <w:rPr>
          <w:rStyle w:val="a8"/>
          <w:i/>
          <w:color w:val="0070C0"/>
          <w:u w:val="single"/>
        </w:rPr>
        <w:fldChar w:fldCharType="end"/>
      </w:r>
      <w:r w:rsidR="006833C5">
        <w:rPr>
          <w:rFonts w:hint="eastAsia"/>
        </w:rPr>
        <w:t>。</w:t>
      </w:r>
    </w:p>
    <w:p w14:paraId="45BF13C9" w14:textId="77777777" w:rsidR="007F17B9" w:rsidRDefault="007F17B9">
      <w:pPr>
        <w:pStyle w:val="1"/>
      </w:pPr>
      <w:bookmarkStart w:id="30" w:name="_Toc10018495"/>
      <w:r>
        <w:rPr>
          <w:rFonts w:hint="eastAsia"/>
        </w:rPr>
        <w:t>Linux</w:t>
      </w:r>
      <w:r>
        <w:rPr>
          <w:rFonts w:hint="eastAsia"/>
        </w:rPr>
        <w:t>下线程</w:t>
      </w:r>
      <w:r>
        <w:rPr>
          <w:rFonts w:hint="eastAsia"/>
        </w:rPr>
        <w:t>CPU</w:t>
      </w:r>
      <w:r>
        <w:rPr>
          <w:rFonts w:hint="eastAsia"/>
        </w:rPr>
        <w:t>使用分析</w:t>
      </w:r>
    </w:p>
    <w:p w14:paraId="4E66E4A7" w14:textId="77777777" w:rsidR="007F17B9" w:rsidRDefault="007F17B9" w:rsidP="007F17B9">
      <w:pPr>
        <w:ind w:firstLine="420"/>
      </w:pPr>
      <w:r>
        <w:rPr>
          <w:rFonts w:hint="eastAsia"/>
        </w:rPr>
        <w:t>在程序运行过程中，经常出现服务器</w:t>
      </w:r>
      <w:r w:rsidR="00FD4625">
        <w:rPr>
          <w:rFonts w:hint="eastAsia"/>
        </w:rPr>
        <w:t>CPU</w:t>
      </w:r>
      <w:r>
        <w:rPr>
          <w:rFonts w:hint="eastAsia"/>
        </w:rPr>
        <w:t>占用过高的问题。出现这种问题大多都是录飞行记录才能排查，但是飞行记录作为商业特性可能将来会被替代掉，所以这里介绍一种不使用飞行记录也能精准定位</w:t>
      </w:r>
      <w:r w:rsidR="00FD4625">
        <w:rPr>
          <w:rFonts w:hint="eastAsia"/>
        </w:rPr>
        <w:t>CPU</w:t>
      </w:r>
      <w:r>
        <w:rPr>
          <w:rFonts w:hint="eastAsia"/>
        </w:rPr>
        <w:t>消耗线程的方式。</w:t>
      </w:r>
    </w:p>
    <w:p w14:paraId="5C5EC451" w14:textId="77777777" w:rsidR="007F17B9" w:rsidRDefault="007F17B9" w:rsidP="007F17B9">
      <w:pPr>
        <w:ind w:firstLine="420"/>
      </w:pPr>
      <w:r>
        <w:rPr>
          <w:rFonts w:hint="eastAsia"/>
        </w:rPr>
        <w:t>首先，需要用</w:t>
      </w:r>
      <w:r w:rsidR="00FD4625">
        <w:rPr>
          <w:rFonts w:hint="eastAsia"/>
        </w:rPr>
        <w:t>PS</w:t>
      </w:r>
      <w:r>
        <w:rPr>
          <w:rFonts w:hint="eastAsia"/>
        </w:rPr>
        <w:t>命令（详见</w:t>
      </w:r>
      <w:r w:rsidR="005434D6">
        <w:fldChar w:fldCharType="begin"/>
      </w:r>
      <w:r w:rsidR="005434D6">
        <w:instrText xml:space="preserve"> HYPERLINK \l "_PS</w:instrText>
      </w:r>
      <w:r w:rsidR="005434D6">
        <w:instrText>命令</w:instrText>
      </w:r>
      <w:r w:rsidR="005434D6">
        <w:instrText xml:space="preserve">" </w:instrText>
      </w:r>
      <w:r w:rsidR="005434D6">
        <w:fldChar w:fldCharType="separate"/>
      </w:r>
      <w:r w:rsidR="007A6FBB" w:rsidRPr="007A6FBB">
        <w:rPr>
          <w:rStyle w:val="a8"/>
          <w:rFonts w:hint="eastAsia"/>
        </w:rPr>
        <w:t>PS</w:t>
      </w:r>
      <w:r w:rsidR="007A6FBB" w:rsidRPr="007A6FBB">
        <w:rPr>
          <w:rStyle w:val="a8"/>
          <w:rFonts w:hint="eastAsia"/>
        </w:rPr>
        <w:t>命令</w:t>
      </w:r>
      <w:r w:rsidR="005434D6">
        <w:rPr>
          <w:rStyle w:val="a8"/>
        </w:rPr>
        <w:fldChar w:fldCharType="end"/>
      </w:r>
      <w:r>
        <w:rPr>
          <w:rFonts w:hint="eastAsia"/>
        </w:rPr>
        <w:t>）将</w:t>
      </w:r>
      <w:r w:rsidR="00FD4625">
        <w:rPr>
          <w:rFonts w:hint="eastAsia"/>
        </w:rPr>
        <w:t>当前进程的线程的</w:t>
      </w:r>
      <w:r w:rsidR="00FD4625">
        <w:rPr>
          <w:rFonts w:hint="eastAsia"/>
        </w:rPr>
        <w:t>CPU</w:t>
      </w:r>
      <w:r w:rsidR="00FD4625">
        <w:rPr>
          <w:rFonts w:hint="eastAsia"/>
        </w:rPr>
        <w:t>使用情况输出出来，同时使用</w:t>
      </w:r>
      <w:r w:rsidR="00FD4625">
        <w:rPr>
          <w:rFonts w:hint="eastAsia"/>
        </w:rPr>
        <w:t>JSTAT</w:t>
      </w:r>
      <w:r w:rsidR="00FD4625">
        <w:rPr>
          <w:rFonts w:hint="eastAsia"/>
        </w:rPr>
        <w:t>命令制作线程</w:t>
      </w:r>
      <w:r w:rsidR="00FD4625">
        <w:rPr>
          <w:rFonts w:hint="eastAsia"/>
        </w:rPr>
        <w:t>dump</w:t>
      </w:r>
      <w:r w:rsidR="00FD4625">
        <w:rPr>
          <w:rFonts w:hint="eastAsia"/>
        </w:rPr>
        <w:t>。</w:t>
      </w:r>
    </w:p>
    <w:p w14:paraId="3A9E359C" w14:textId="77777777" w:rsidR="00D400AD" w:rsidRDefault="00D400AD" w:rsidP="007F17B9">
      <w:pPr>
        <w:ind w:firstLine="420"/>
      </w:pPr>
      <w:r>
        <w:rPr>
          <w:rFonts w:hint="eastAsia"/>
        </w:rPr>
        <w:t>在</w:t>
      </w:r>
      <w:r>
        <w:rPr>
          <w:rFonts w:hint="eastAsia"/>
        </w:rPr>
        <w:t>PS</w:t>
      </w:r>
      <w:r>
        <w:rPr>
          <w:rFonts w:hint="eastAsia"/>
        </w:rPr>
        <w:t>命令中，找到</w:t>
      </w:r>
      <w:r>
        <w:rPr>
          <w:rFonts w:hint="eastAsia"/>
        </w:rPr>
        <w:t>CPU</w:t>
      </w:r>
      <w:r>
        <w:rPr>
          <w:rFonts w:hint="eastAsia"/>
        </w:rPr>
        <w:t>占用较高的线程的</w:t>
      </w:r>
      <w:r>
        <w:rPr>
          <w:rFonts w:hint="eastAsia"/>
        </w:rPr>
        <w:t>TID</w:t>
      </w:r>
      <w:r>
        <w:rPr>
          <w:rFonts w:hint="eastAsia"/>
        </w:rPr>
        <w:t>。需要注意的是，这里的</w:t>
      </w:r>
      <w:r>
        <w:rPr>
          <w:rFonts w:hint="eastAsia"/>
        </w:rPr>
        <w:t>TID</w:t>
      </w:r>
      <w:r>
        <w:rPr>
          <w:rFonts w:hint="eastAsia"/>
        </w:rPr>
        <w:t>是十进制的，但是</w:t>
      </w:r>
      <w:r>
        <w:rPr>
          <w:rFonts w:hint="eastAsia"/>
        </w:rPr>
        <w:t>thread</w:t>
      </w:r>
      <w:r>
        <w:t xml:space="preserve"> </w:t>
      </w:r>
      <w:r>
        <w:rPr>
          <w:rFonts w:hint="eastAsia"/>
        </w:rPr>
        <w:t>dump</w:t>
      </w:r>
      <w:r>
        <w:rPr>
          <w:rFonts w:hint="eastAsia"/>
        </w:rPr>
        <w:t>中的</w:t>
      </w:r>
      <w:proofErr w:type="spellStart"/>
      <w:r>
        <w:rPr>
          <w:rFonts w:hint="eastAsia"/>
        </w:rPr>
        <w:t>n</w:t>
      </w:r>
      <w:r>
        <w:t>id</w:t>
      </w:r>
      <w:proofErr w:type="spellEnd"/>
      <w:r>
        <w:rPr>
          <w:rFonts w:hint="eastAsia"/>
        </w:rPr>
        <w:t>是</w:t>
      </w:r>
      <w:r>
        <w:rPr>
          <w:rFonts w:hint="eastAsia"/>
        </w:rPr>
        <w:t>1</w:t>
      </w:r>
      <w:r>
        <w:t>6</w:t>
      </w:r>
      <w:r>
        <w:rPr>
          <w:rFonts w:hint="eastAsia"/>
        </w:rPr>
        <w:t>进制的，需要转换。如下“</w:t>
      </w:r>
      <w:r>
        <w:rPr>
          <w:rFonts w:hint="eastAsia"/>
        </w:rPr>
        <w:t>3</w:t>
      </w:r>
      <w:r>
        <w:t>9669</w:t>
      </w:r>
      <w:r>
        <w:rPr>
          <w:rFonts w:hint="eastAsia"/>
        </w:rPr>
        <w:t>”转换成</w:t>
      </w:r>
      <w:r>
        <w:rPr>
          <w:rFonts w:hint="eastAsia"/>
        </w:rPr>
        <w:t>1</w:t>
      </w:r>
      <w:r>
        <w:t>6</w:t>
      </w:r>
      <w:r>
        <w:rPr>
          <w:rFonts w:hint="eastAsia"/>
        </w:rPr>
        <w:t>进制之后是“</w:t>
      </w:r>
      <w:r>
        <w:rPr>
          <w:rFonts w:hint="eastAsia"/>
        </w:rPr>
        <w:t>0x</w:t>
      </w:r>
      <w:r w:rsidRPr="00D400AD">
        <w:t>9af5</w:t>
      </w:r>
      <w:r>
        <w:rPr>
          <w:rFonts w:hint="eastAsia"/>
        </w:rPr>
        <w:t>”，在</w:t>
      </w:r>
      <w:r>
        <w:rPr>
          <w:rFonts w:hint="eastAsia"/>
        </w:rPr>
        <w:t>thread</w:t>
      </w:r>
      <w:r>
        <w:t xml:space="preserve"> </w:t>
      </w:r>
      <w:r>
        <w:rPr>
          <w:rFonts w:hint="eastAsia"/>
        </w:rPr>
        <w:t>dump</w:t>
      </w:r>
      <w:r>
        <w:rPr>
          <w:rFonts w:hint="eastAsia"/>
        </w:rPr>
        <w:t>中查找“</w:t>
      </w:r>
      <w:r>
        <w:rPr>
          <w:rFonts w:hint="eastAsia"/>
        </w:rPr>
        <w:t>0x</w:t>
      </w:r>
      <w:r>
        <w:t>9af5</w:t>
      </w:r>
      <w:r>
        <w:rPr>
          <w:rFonts w:hint="eastAsia"/>
        </w:rPr>
        <w:t>”，就可以看到对应的线程的</w:t>
      </w:r>
      <w:r>
        <w:rPr>
          <w:rFonts w:hint="eastAsia"/>
        </w:rPr>
        <w:t>dump</w:t>
      </w:r>
      <w:r>
        <w:rPr>
          <w:rFonts w:hint="eastAsia"/>
        </w:rPr>
        <w:t>了。</w:t>
      </w:r>
    </w:p>
    <w:p w14:paraId="627B87DF" w14:textId="77777777" w:rsidR="00FD4625" w:rsidRDefault="00FD4625" w:rsidP="007F17B9">
      <w:pPr>
        <w:ind w:firstLine="420"/>
      </w:pPr>
      <w:r>
        <w:rPr>
          <w:noProof/>
        </w:rPr>
        <w:drawing>
          <wp:inline distT="0" distB="0" distL="0" distR="0" wp14:anchorId="10317B61" wp14:editId="5556EFD6">
            <wp:extent cx="5274310" cy="57975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579755"/>
                    </a:xfrm>
                    <a:prstGeom prst="rect">
                      <a:avLst/>
                    </a:prstGeom>
                  </pic:spPr>
                </pic:pic>
              </a:graphicData>
            </a:graphic>
          </wp:inline>
        </w:drawing>
      </w:r>
    </w:p>
    <w:p w14:paraId="38186CEC" w14:textId="77777777" w:rsidR="00D400AD" w:rsidRPr="007F17B9" w:rsidRDefault="00D400AD" w:rsidP="007F17B9">
      <w:pPr>
        <w:ind w:firstLine="420"/>
      </w:pPr>
      <w:r>
        <w:rPr>
          <w:noProof/>
        </w:rPr>
        <w:lastRenderedPageBreak/>
        <w:drawing>
          <wp:inline distT="0" distB="0" distL="0" distR="0" wp14:anchorId="033BB60B" wp14:editId="24C37A8C">
            <wp:extent cx="5274310" cy="246507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465070"/>
                    </a:xfrm>
                    <a:prstGeom prst="rect">
                      <a:avLst/>
                    </a:prstGeom>
                  </pic:spPr>
                </pic:pic>
              </a:graphicData>
            </a:graphic>
          </wp:inline>
        </w:drawing>
      </w:r>
    </w:p>
    <w:p w14:paraId="1C177DB1" w14:textId="77777777" w:rsidR="00C7194B" w:rsidRDefault="00176B46">
      <w:pPr>
        <w:pStyle w:val="1"/>
      </w:pPr>
      <w:r>
        <w:rPr>
          <w:rFonts w:hint="eastAsia"/>
        </w:rPr>
        <w:t>附录：</w:t>
      </w:r>
      <w:r>
        <w:rPr>
          <w:rFonts w:hint="eastAsia"/>
        </w:rPr>
        <w:t>AWR</w:t>
      </w:r>
      <w:r>
        <w:rPr>
          <w:rFonts w:hint="eastAsia"/>
        </w:rPr>
        <w:t>日志分析</w:t>
      </w:r>
      <w:bookmarkEnd w:id="30"/>
    </w:p>
    <w:p w14:paraId="4C3DAE9D" w14:textId="77777777" w:rsidR="00C7194B" w:rsidRDefault="00176B46">
      <w:pPr>
        <w:ind w:firstLine="420"/>
      </w:pPr>
      <w:r>
        <w:t>在</w:t>
      </w:r>
      <w:r>
        <w:t>Oracle</w:t>
      </w:r>
      <w:r>
        <w:t>数据库学习和使用中，遇到性能问题，首要的步骤就是导出</w:t>
      </w:r>
      <w:r>
        <w:t>AWR</w:t>
      </w:r>
      <w:r>
        <w:t>分析报告，</w:t>
      </w:r>
      <w:r>
        <w:t>AWR</w:t>
      </w:r>
      <w:r>
        <w:t>是</w:t>
      </w:r>
      <w:r>
        <w:t>Oracle</w:t>
      </w:r>
      <w:r>
        <w:t>的一个脚本工具，通过周期性快照记录下当时的所有运行数据，数据库管理员可以导出其中一部分数据进行分析，从而找出来哪些脚本导致了目前的数据性能问题。</w:t>
      </w:r>
    </w:p>
    <w:p w14:paraId="7560A987" w14:textId="77777777" w:rsidR="00C7194B" w:rsidRDefault="00176B46">
      <w:pPr>
        <w:ind w:firstLine="420"/>
      </w:pPr>
      <w:r>
        <w:rPr>
          <w:rFonts w:hint="eastAsia"/>
        </w:rPr>
        <w:t>首先数据库概要信息及</w:t>
      </w:r>
      <w:r>
        <w:rPr>
          <w:rFonts w:hint="eastAsia"/>
        </w:rPr>
        <w:t>A</w:t>
      </w:r>
      <w:r>
        <w:t>WR</w:t>
      </w:r>
      <w:r>
        <w:rPr>
          <w:rFonts w:hint="eastAsia"/>
        </w:rPr>
        <w:t>日志时间区间如下：</w:t>
      </w:r>
    </w:p>
    <w:p w14:paraId="1854A0D9" w14:textId="77777777" w:rsidR="00C7194B" w:rsidRDefault="00176B46">
      <w:r>
        <w:rPr>
          <w:noProof/>
        </w:rPr>
        <w:drawing>
          <wp:inline distT="0" distB="0" distL="0" distR="0" wp14:anchorId="7A410953" wp14:editId="2C0FBC66">
            <wp:extent cx="5274310" cy="16497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2"/>
                    <a:stretch>
                      <a:fillRect/>
                    </a:stretch>
                  </pic:blipFill>
                  <pic:spPr>
                    <a:xfrm>
                      <a:off x="0" y="0"/>
                      <a:ext cx="5274310" cy="1649730"/>
                    </a:xfrm>
                    <a:prstGeom prst="rect">
                      <a:avLst/>
                    </a:prstGeom>
                  </pic:spPr>
                </pic:pic>
              </a:graphicData>
            </a:graphic>
          </wp:inline>
        </w:drawing>
      </w:r>
    </w:p>
    <w:p w14:paraId="01AB619A" w14:textId="77777777" w:rsidR="00C7194B" w:rsidRDefault="00176B46">
      <w:pPr>
        <w:ind w:firstLine="420"/>
        <w:rPr>
          <w:rFonts w:ascii="Tahoma" w:hAnsi="Tahoma" w:cs="Tahoma"/>
          <w:color w:val="222222"/>
        </w:rPr>
      </w:pPr>
      <w:r>
        <w:rPr>
          <w:rFonts w:hint="eastAsia"/>
        </w:rPr>
        <w:t>从概要信息中看出来，在</w:t>
      </w:r>
      <w:r>
        <w:rPr>
          <w:rFonts w:hint="eastAsia"/>
        </w:rPr>
        <w:t>2</w:t>
      </w:r>
      <w:r>
        <w:t>8.53</w:t>
      </w:r>
      <w:r>
        <w:rPr>
          <w:rFonts w:hint="eastAsia"/>
        </w:rPr>
        <w:t>分钟里，</w:t>
      </w:r>
      <w:r>
        <w:rPr>
          <w:rFonts w:hint="eastAsia"/>
        </w:rPr>
        <w:t>DB</w:t>
      </w:r>
      <w:r>
        <w:t xml:space="preserve"> </w:t>
      </w:r>
      <w:r>
        <w:rPr>
          <w:rFonts w:hint="eastAsia"/>
        </w:rPr>
        <w:t>Time</w:t>
      </w:r>
      <w:r>
        <w:rPr>
          <w:rFonts w:hint="eastAsia"/>
        </w:rPr>
        <w:t>居然有</w:t>
      </w:r>
      <w:r>
        <w:rPr>
          <w:rFonts w:hint="eastAsia"/>
        </w:rPr>
        <w:t>2</w:t>
      </w:r>
      <w:r>
        <w:t>0580.47</w:t>
      </w:r>
      <w:r>
        <w:rPr>
          <w:rFonts w:hint="eastAsia"/>
        </w:rPr>
        <w:t>分钟，数据库服务器有</w:t>
      </w:r>
      <w:r>
        <w:rPr>
          <w:rFonts w:hint="eastAsia"/>
        </w:rPr>
        <w:t>9</w:t>
      </w:r>
      <w:r>
        <w:t>6</w:t>
      </w:r>
      <w:r>
        <w:rPr>
          <w:rFonts w:hint="eastAsia"/>
        </w:rPr>
        <w:t>个逻辑核，</w:t>
      </w:r>
      <w:r>
        <w:rPr>
          <w:rFonts w:hint="eastAsia"/>
        </w:rPr>
        <w:t>2</w:t>
      </w:r>
      <w:r>
        <w:t>0580.47</w:t>
      </w:r>
      <w:r>
        <w:rPr>
          <w:rFonts w:hint="eastAsia"/>
        </w:rPr>
        <w:t>/</w:t>
      </w:r>
      <w:r>
        <w:t>96</w:t>
      </w:r>
      <w:r>
        <w:rPr>
          <w:rFonts w:hint="eastAsia"/>
        </w:rPr>
        <w:t>≈</w:t>
      </w:r>
      <w:r>
        <w:t>214</w:t>
      </w:r>
      <w:r>
        <w:rPr>
          <w:rFonts w:hint="eastAsia"/>
        </w:rPr>
        <w:t>分钟。远大于</w:t>
      </w:r>
      <w:r>
        <w:rPr>
          <w:rFonts w:hint="eastAsia"/>
        </w:rPr>
        <w:t>2</w:t>
      </w:r>
      <w:r>
        <w:t>8.53</w:t>
      </w:r>
      <w:r>
        <w:rPr>
          <w:rFonts w:hint="eastAsia"/>
        </w:rPr>
        <w:t>，说明数据库</w:t>
      </w:r>
      <w:r>
        <w:rPr>
          <w:rFonts w:hint="eastAsia"/>
        </w:rPr>
        <w:t>CPU</w:t>
      </w:r>
      <w:r>
        <w:rPr>
          <w:rFonts w:hint="eastAsia"/>
        </w:rPr>
        <w:t>处于繁忙状态。</w:t>
      </w:r>
      <w:r>
        <w:t>公式：</w:t>
      </w:r>
      <w:r>
        <w:rPr>
          <w:rFonts w:ascii="Tahoma" w:hAnsi="Tahoma" w:cs="Tahoma"/>
          <w:color w:val="222222"/>
        </w:rPr>
        <w:t> </w:t>
      </w:r>
      <w:r>
        <w:t>DB Time=DB Wait Time</w:t>
      </w:r>
      <w:r>
        <w:rPr>
          <w:rFonts w:ascii="Tahoma" w:hAnsi="Tahoma" w:cs="Tahoma"/>
          <w:color w:val="222222"/>
        </w:rPr>
        <w:t>（用户会话的非空闲等待）</w:t>
      </w:r>
      <w:r>
        <w:t>+DB CPU Time</w:t>
      </w:r>
      <w:r>
        <w:rPr>
          <w:rFonts w:ascii="Tahoma" w:hAnsi="Tahoma" w:cs="Tahoma"/>
          <w:color w:val="222222"/>
        </w:rPr>
        <w:t>（前台</w:t>
      </w:r>
      <w:r>
        <w:t>session</w:t>
      </w:r>
      <w:r>
        <w:rPr>
          <w:rFonts w:ascii="Tahoma" w:hAnsi="Tahoma" w:cs="Tahoma"/>
          <w:color w:val="222222"/>
        </w:rPr>
        <w:t>调用）</w:t>
      </w:r>
    </w:p>
    <w:p w14:paraId="26CC1056" w14:textId="77777777" w:rsidR="00C7194B" w:rsidRDefault="00176B46">
      <w:r>
        <w:rPr>
          <w:noProof/>
        </w:rPr>
        <w:drawing>
          <wp:inline distT="0" distB="0" distL="0" distR="0" wp14:anchorId="72BB69A5" wp14:editId="1AD0E1EB">
            <wp:extent cx="5274310" cy="17214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3"/>
                    <a:stretch>
                      <a:fillRect/>
                    </a:stretch>
                  </pic:blipFill>
                  <pic:spPr>
                    <a:xfrm>
                      <a:off x="0" y="0"/>
                      <a:ext cx="5274310" cy="1721485"/>
                    </a:xfrm>
                    <a:prstGeom prst="rect">
                      <a:avLst/>
                    </a:prstGeom>
                  </pic:spPr>
                </pic:pic>
              </a:graphicData>
            </a:graphic>
          </wp:inline>
        </w:drawing>
      </w:r>
    </w:p>
    <w:p w14:paraId="7D9B8058" w14:textId="77777777" w:rsidR="00C7194B" w:rsidRDefault="00176B46">
      <w:pPr>
        <w:pStyle w:val="a5"/>
        <w:ind w:firstLine="420"/>
        <w:rPr>
          <w:rFonts w:cstheme="minorBidi"/>
          <w:kern w:val="2"/>
          <w:sz w:val="21"/>
        </w:rPr>
      </w:pPr>
      <w:r>
        <w:rPr>
          <w:rFonts w:cstheme="minorBidi" w:hint="eastAsia"/>
          <w:kern w:val="2"/>
          <w:sz w:val="21"/>
        </w:rPr>
        <w:t>其中：</w:t>
      </w:r>
    </w:p>
    <w:p w14:paraId="51979D4A" w14:textId="77777777" w:rsidR="00C7194B" w:rsidRDefault="00176B46">
      <w:pPr>
        <w:pStyle w:val="a5"/>
        <w:ind w:firstLine="420"/>
        <w:rPr>
          <w:rFonts w:cstheme="minorBidi"/>
          <w:kern w:val="2"/>
          <w:sz w:val="21"/>
        </w:rPr>
      </w:pPr>
      <w:r>
        <w:rPr>
          <w:rFonts w:cstheme="minorBidi"/>
          <w:kern w:val="2"/>
          <w:sz w:val="21"/>
        </w:rPr>
        <w:t>DB Time</w:t>
      </w:r>
      <w:r>
        <w:rPr>
          <w:rFonts w:cstheme="minorBidi"/>
          <w:kern w:val="2"/>
          <w:sz w:val="21"/>
        </w:rPr>
        <w:t>（</w:t>
      </w:r>
      <w:r>
        <w:rPr>
          <w:rFonts w:cstheme="minorBidi"/>
          <w:kern w:val="2"/>
          <w:sz w:val="21"/>
        </w:rPr>
        <w:t>Per Second</w:t>
      </w:r>
      <w:r>
        <w:rPr>
          <w:rFonts w:cstheme="minorBidi"/>
          <w:kern w:val="2"/>
          <w:sz w:val="21"/>
        </w:rPr>
        <w:t>）</w:t>
      </w:r>
      <w:r>
        <w:rPr>
          <w:rFonts w:cstheme="minorBidi"/>
          <w:kern w:val="2"/>
          <w:sz w:val="21"/>
        </w:rPr>
        <w:t>=DB Time/Elapsed=721.2</w:t>
      </w:r>
    </w:p>
    <w:p w14:paraId="4079FA52" w14:textId="77777777" w:rsidR="00C7194B" w:rsidRDefault="00176B46">
      <w:pPr>
        <w:pStyle w:val="a5"/>
        <w:ind w:firstLine="420"/>
        <w:rPr>
          <w:rFonts w:cstheme="minorBidi"/>
          <w:kern w:val="2"/>
          <w:sz w:val="21"/>
        </w:rPr>
      </w:pPr>
      <w:r>
        <w:rPr>
          <w:rFonts w:cstheme="minorBidi"/>
          <w:kern w:val="2"/>
          <w:sz w:val="21"/>
        </w:rPr>
        <w:lastRenderedPageBreak/>
        <w:t>DB CPU</w:t>
      </w:r>
      <w:r>
        <w:rPr>
          <w:rFonts w:cstheme="minorBidi"/>
          <w:kern w:val="2"/>
          <w:sz w:val="21"/>
        </w:rPr>
        <w:t>（</w:t>
      </w:r>
      <w:r>
        <w:rPr>
          <w:rFonts w:cstheme="minorBidi"/>
          <w:kern w:val="2"/>
          <w:sz w:val="21"/>
        </w:rPr>
        <w:t>Per Second</w:t>
      </w:r>
      <w:r>
        <w:rPr>
          <w:rFonts w:cstheme="minorBidi"/>
          <w:kern w:val="2"/>
          <w:sz w:val="21"/>
        </w:rPr>
        <w:t>）</w:t>
      </w:r>
      <w:r>
        <w:rPr>
          <w:rFonts w:cstheme="minorBidi"/>
          <w:kern w:val="2"/>
          <w:sz w:val="21"/>
        </w:rPr>
        <w:t>=DB CPU/Elapsed=50.7</w:t>
      </w:r>
    </w:p>
    <w:p w14:paraId="2284FED9" w14:textId="77777777" w:rsidR="00C7194B" w:rsidRDefault="00176B46">
      <w:pPr>
        <w:pStyle w:val="a5"/>
        <w:rPr>
          <w:rFonts w:cstheme="minorBidi"/>
          <w:kern w:val="2"/>
          <w:sz w:val="21"/>
        </w:rPr>
      </w:pPr>
      <w:r>
        <w:rPr>
          <w:rFonts w:cstheme="minorBidi"/>
          <w:kern w:val="2"/>
          <w:sz w:val="21"/>
        </w:rPr>
        <w:tab/>
        <w:t>50.7</w:t>
      </w:r>
      <w:r>
        <w:rPr>
          <w:rFonts w:cstheme="minorBidi" w:hint="eastAsia"/>
          <w:kern w:val="2"/>
          <w:sz w:val="21"/>
        </w:rPr>
        <w:t>/</w:t>
      </w:r>
      <w:r>
        <w:rPr>
          <w:rFonts w:cstheme="minorBidi"/>
          <w:kern w:val="2"/>
          <w:sz w:val="21"/>
        </w:rPr>
        <w:t>721.2*100</w:t>
      </w:r>
      <w:r>
        <w:rPr>
          <w:rFonts w:cstheme="minorBidi" w:hint="eastAsia"/>
          <w:kern w:val="2"/>
          <w:sz w:val="21"/>
        </w:rPr>
        <w:t>%</w:t>
      </w:r>
      <w:r>
        <w:rPr>
          <w:rFonts w:cstheme="minorBidi" w:hint="eastAsia"/>
          <w:kern w:val="2"/>
          <w:sz w:val="21"/>
        </w:rPr>
        <w:t>≈</w:t>
      </w:r>
      <w:r>
        <w:rPr>
          <w:rFonts w:cstheme="minorBidi"/>
          <w:kern w:val="2"/>
          <w:sz w:val="21"/>
        </w:rPr>
        <w:t>7</w:t>
      </w:r>
      <w:r>
        <w:rPr>
          <w:rFonts w:cstheme="minorBidi" w:hint="eastAsia"/>
          <w:kern w:val="2"/>
          <w:sz w:val="21"/>
        </w:rPr>
        <w:t>%</w:t>
      </w:r>
      <w:r>
        <w:rPr>
          <w:rFonts w:cstheme="minorBidi" w:hint="eastAsia"/>
          <w:kern w:val="2"/>
          <w:sz w:val="21"/>
        </w:rPr>
        <w:t>，说明在</w:t>
      </w:r>
      <w:r>
        <w:rPr>
          <w:rFonts w:cstheme="minorBidi" w:hint="eastAsia"/>
          <w:kern w:val="2"/>
          <w:sz w:val="21"/>
        </w:rPr>
        <w:t>DB</w:t>
      </w:r>
      <w:r>
        <w:rPr>
          <w:rFonts w:cstheme="minorBidi"/>
          <w:kern w:val="2"/>
          <w:sz w:val="21"/>
        </w:rPr>
        <w:t xml:space="preserve"> </w:t>
      </w:r>
      <w:r>
        <w:rPr>
          <w:rFonts w:cstheme="minorBidi" w:hint="eastAsia"/>
          <w:kern w:val="2"/>
          <w:sz w:val="21"/>
        </w:rPr>
        <w:t>Time</w:t>
      </w:r>
      <w:r>
        <w:rPr>
          <w:rFonts w:cstheme="minorBidi" w:hint="eastAsia"/>
          <w:kern w:val="2"/>
          <w:sz w:val="21"/>
        </w:rPr>
        <w:t>中只有约</w:t>
      </w:r>
      <w:r>
        <w:rPr>
          <w:rFonts w:cstheme="minorBidi" w:hint="eastAsia"/>
          <w:kern w:val="2"/>
          <w:sz w:val="21"/>
        </w:rPr>
        <w:t>7%</w:t>
      </w:r>
      <w:r>
        <w:rPr>
          <w:rFonts w:cstheme="minorBidi" w:hint="eastAsia"/>
          <w:kern w:val="2"/>
          <w:sz w:val="21"/>
        </w:rPr>
        <w:t>为</w:t>
      </w:r>
      <w:r>
        <w:rPr>
          <w:rFonts w:cstheme="minorBidi" w:hint="eastAsia"/>
          <w:kern w:val="2"/>
          <w:sz w:val="21"/>
        </w:rPr>
        <w:t>DB</w:t>
      </w:r>
      <w:r>
        <w:rPr>
          <w:rFonts w:cstheme="minorBidi"/>
          <w:kern w:val="2"/>
          <w:sz w:val="21"/>
        </w:rPr>
        <w:t xml:space="preserve"> </w:t>
      </w:r>
      <w:r>
        <w:rPr>
          <w:rFonts w:cstheme="minorBidi" w:hint="eastAsia"/>
          <w:kern w:val="2"/>
          <w:sz w:val="21"/>
        </w:rPr>
        <w:t>CPU</w:t>
      </w:r>
      <w:r>
        <w:rPr>
          <w:rFonts w:cstheme="minorBidi"/>
          <w:kern w:val="2"/>
          <w:sz w:val="21"/>
        </w:rPr>
        <w:t xml:space="preserve"> </w:t>
      </w:r>
      <w:r>
        <w:rPr>
          <w:rFonts w:cstheme="minorBidi" w:hint="eastAsia"/>
          <w:kern w:val="2"/>
          <w:sz w:val="21"/>
        </w:rPr>
        <w:t>Time</w:t>
      </w:r>
      <w:r>
        <w:rPr>
          <w:rFonts w:cstheme="minorBidi" w:hint="eastAsia"/>
          <w:kern w:val="2"/>
          <w:sz w:val="21"/>
        </w:rPr>
        <w:t>，其余为非空闲等待时间，非空闲等待时间占用了大量的资源</w:t>
      </w:r>
    </w:p>
    <w:p w14:paraId="63318340" w14:textId="77777777" w:rsidR="00C7194B" w:rsidRDefault="00176B46">
      <w:r>
        <w:rPr>
          <w:noProof/>
        </w:rPr>
        <w:drawing>
          <wp:inline distT="0" distB="0" distL="0" distR="0" wp14:anchorId="5A77BB54" wp14:editId="3E5A5FE1">
            <wp:extent cx="5274310" cy="100012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4"/>
                    <a:stretch>
                      <a:fillRect/>
                    </a:stretch>
                  </pic:blipFill>
                  <pic:spPr>
                    <a:xfrm>
                      <a:off x="0" y="0"/>
                      <a:ext cx="5274310" cy="1000125"/>
                    </a:xfrm>
                    <a:prstGeom prst="rect">
                      <a:avLst/>
                    </a:prstGeom>
                  </pic:spPr>
                </pic:pic>
              </a:graphicData>
            </a:graphic>
          </wp:inline>
        </w:drawing>
      </w:r>
    </w:p>
    <w:p w14:paraId="7D8525D5" w14:textId="77777777" w:rsidR="00C7194B" w:rsidRDefault="00176B46">
      <w:pPr>
        <w:pStyle w:val="aa"/>
        <w:numPr>
          <w:ilvl w:val="0"/>
          <w:numId w:val="9"/>
        </w:numPr>
        <w:ind w:firstLineChars="0"/>
      </w:pPr>
      <w:r>
        <w:rPr>
          <w:rFonts w:hint="eastAsia"/>
        </w:rPr>
        <w:t>Buffer</w:t>
      </w:r>
      <w:r>
        <w:t xml:space="preserve"> </w:t>
      </w:r>
      <w:proofErr w:type="spellStart"/>
      <w:r>
        <w:rPr>
          <w:rFonts w:hint="eastAsia"/>
        </w:rPr>
        <w:t>Nowait</w:t>
      </w:r>
      <w:proofErr w:type="spellEnd"/>
      <w:r>
        <w:t xml:space="preserve"> </w:t>
      </w:r>
      <w:r>
        <w:rPr>
          <w:rFonts w:hint="eastAsia"/>
        </w:rPr>
        <w:t>%</w:t>
      </w:r>
      <w:r>
        <w:rPr>
          <w:rFonts w:hint="eastAsia"/>
        </w:rPr>
        <w:t>：表示会话向</w:t>
      </w:r>
      <w:r>
        <w:rPr>
          <w:rFonts w:hint="eastAsia"/>
        </w:rPr>
        <w:t>Database</w:t>
      </w:r>
      <w:r>
        <w:t xml:space="preserve"> Buffer Catch</w:t>
      </w:r>
      <w:r>
        <w:rPr>
          <w:rFonts w:hint="eastAsia"/>
        </w:rPr>
        <w:t>【数据高速缓冲区】申请</w:t>
      </w:r>
      <w:r>
        <w:rPr>
          <w:rFonts w:hint="eastAsia"/>
        </w:rPr>
        <w:t>1</w:t>
      </w:r>
      <w:r>
        <w:rPr>
          <w:rFonts w:hint="eastAsia"/>
        </w:rPr>
        <w:t>个缓存时不等待的比例</w:t>
      </w:r>
    </w:p>
    <w:p w14:paraId="780958AF" w14:textId="77777777" w:rsidR="00C7194B" w:rsidRDefault="00176B46">
      <w:pPr>
        <w:pStyle w:val="aa"/>
        <w:numPr>
          <w:ilvl w:val="0"/>
          <w:numId w:val="9"/>
        </w:numPr>
        <w:ind w:firstLineChars="0"/>
      </w:pPr>
      <w:r>
        <w:rPr>
          <w:rFonts w:hint="eastAsia"/>
        </w:rPr>
        <w:t>Buffer</w:t>
      </w:r>
      <w:r>
        <w:t xml:space="preserve"> </w:t>
      </w:r>
      <w:r>
        <w:rPr>
          <w:rFonts w:hint="eastAsia"/>
        </w:rPr>
        <w:t>Hit</w:t>
      </w:r>
      <w:r>
        <w:t xml:space="preserve"> %</w:t>
      </w:r>
      <w:r>
        <w:rPr>
          <w:rFonts w:hint="eastAsia"/>
        </w:rPr>
        <w:t>：表示数据高速缓冲区的命中率，也叫</w:t>
      </w:r>
      <w:r>
        <w:rPr>
          <w:rFonts w:hint="eastAsia"/>
        </w:rPr>
        <w:t>Catch</w:t>
      </w:r>
      <w:r>
        <w:t xml:space="preserve"> </w:t>
      </w:r>
      <w:r>
        <w:rPr>
          <w:rFonts w:hint="eastAsia"/>
        </w:rPr>
        <w:t>Hit</w:t>
      </w:r>
      <w:r>
        <w:t xml:space="preserve"> </w:t>
      </w:r>
      <w:r>
        <w:rPr>
          <w:rFonts w:hint="eastAsia"/>
        </w:rPr>
        <w:t>Ratio</w:t>
      </w:r>
      <w:r>
        <w:rPr>
          <w:rFonts w:hint="eastAsia"/>
        </w:rPr>
        <w:t>。该指标应按照实际业务系统类型来分析，如</w:t>
      </w:r>
      <w:r>
        <w:rPr>
          <w:rFonts w:hint="eastAsia"/>
        </w:rPr>
        <w:t>OLAP</w:t>
      </w:r>
      <w:r>
        <w:rPr>
          <w:rFonts w:hint="eastAsia"/>
        </w:rPr>
        <w:t>系统，该值可能在</w:t>
      </w:r>
      <w:r>
        <w:rPr>
          <w:rFonts w:hint="eastAsia"/>
        </w:rPr>
        <w:t>2</w:t>
      </w:r>
      <w:r>
        <w:t>0</w:t>
      </w:r>
      <w:r>
        <w:rPr>
          <w:rFonts w:hint="eastAsia"/>
        </w:rPr>
        <w:t>%</w:t>
      </w:r>
      <w:r>
        <w:rPr>
          <w:rFonts w:hint="eastAsia"/>
        </w:rPr>
        <w:t>就算是合理了，而对于</w:t>
      </w:r>
      <w:r>
        <w:rPr>
          <w:rFonts w:hint="eastAsia"/>
        </w:rPr>
        <w:t>OLTP</w:t>
      </w:r>
      <w:r>
        <w:rPr>
          <w:rFonts w:hint="eastAsia"/>
        </w:rPr>
        <w:t>来说，理想值应该在</w:t>
      </w:r>
      <w:r>
        <w:rPr>
          <w:rFonts w:hint="eastAsia"/>
        </w:rPr>
        <w:t>9</w:t>
      </w:r>
      <w:r>
        <w:t>0</w:t>
      </w:r>
      <w:r>
        <w:rPr>
          <w:rFonts w:hint="eastAsia"/>
        </w:rPr>
        <w:t>%</w:t>
      </w:r>
      <w:r>
        <w:rPr>
          <w:rFonts w:hint="eastAsia"/>
        </w:rPr>
        <w:t>以上。当然，并非该值达到</w:t>
      </w:r>
      <w:r>
        <w:rPr>
          <w:rFonts w:hint="eastAsia"/>
        </w:rPr>
        <w:t>1</w:t>
      </w:r>
      <w:r>
        <w:t>00</w:t>
      </w:r>
      <w:r>
        <w:rPr>
          <w:rFonts w:hint="eastAsia"/>
        </w:rPr>
        <w:t>%</w:t>
      </w:r>
      <w:r>
        <w:rPr>
          <w:rFonts w:hint="eastAsia"/>
        </w:rPr>
        <w:t>就没问题了，系统中可能依然难以避免</w:t>
      </w:r>
      <w:proofErr w:type="gramStart"/>
      <w:r>
        <w:rPr>
          <w:rFonts w:hint="eastAsia"/>
        </w:rPr>
        <w:t>物理读</w:t>
      </w:r>
      <w:proofErr w:type="gramEnd"/>
      <w:r>
        <w:rPr>
          <w:rFonts w:hint="eastAsia"/>
        </w:rPr>
        <w:t>等待。</w:t>
      </w:r>
    </w:p>
    <w:p w14:paraId="199C189A" w14:textId="77777777" w:rsidR="00C7194B" w:rsidRDefault="00176B46">
      <w:pPr>
        <w:pStyle w:val="aa"/>
        <w:numPr>
          <w:ilvl w:val="0"/>
          <w:numId w:val="9"/>
        </w:numPr>
        <w:ind w:firstLineChars="0"/>
      </w:pPr>
      <w:r>
        <w:rPr>
          <w:rFonts w:hint="eastAsia"/>
        </w:rPr>
        <w:t>Library</w:t>
      </w:r>
      <w:r>
        <w:t xml:space="preserve"> </w:t>
      </w:r>
      <w:r>
        <w:rPr>
          <w:rFonts w:hint="eastAsia"/>
        </w:rPr>
        <w:t>Hit</w:t>
      </w:r>
      <w:r>
        <w:t xml:space="preserve"> </w:t>
      </w:r>
      <w:r>
        <w:rPr>
          <w:rFonts w:hint="eastAsia"/>
        </w:rPr>
        <w:t>%</w:t>
      </w:r>
      <w:r>
        <w:rPr>
          <w:rFonts w:hint="eastAsia"/>
        </w:rPr>
        <w:t>：</w:t>
      </w:r>
      <w:r>
        <w:rPr>
          <w:rFonts w:hint="eastAsia"/>
        </w:rPr>
        <w:t>Library</w:t>
      </w:r>
      <w:r>
        <w:t xml:space="preserve"> </w:t>
      </w:r>
      <w:r>
        <w:rPr>
          <w:rFonts w:hint="eastAsia"/>
        </w:rPr>
        <w:t>Catch</w:t>
      </w:r>
      <w:r>
        <w:t xml:space="preserve"> </w:t>
      </w:r>
      <w:r>
        <w:rPr>
          <w:rFonts w:hint="eastAsia"/>
        </w:rPr>
        <w:t>Hit</w:t>
      </w:r>
      <w:r>
        <w:t xml:space="preserve"> </w:t>
      </w:r>
      <w:r>
        <w:rPr>
          <w:rFonts w:hint="eastAsia"/>
        </w:rPr>
        <w:t>Ration</w:t>
      </w:r>
      <w:r>
        <w:rPr>
          <w:rFonts w:hint="eastAsia"/>
        </w:rPr>
        <w:t>【库高速缓冲区命中率】，表示向共享池的</w:t>
      </w:r>
      <w:r>
        <w:rPr>
          <w:rFonts w:hint="eastAsia"/>
        </w:rPr>
        <w:t>Library</w:t>
      </w:r>
      <w:r>
        <w:t xml:space="preserve"> </w:t>
      </w:r>
      <w:r>
        <w:rPr>
          <w:rFonts w:hint="eastAsia"/>
        </w:rPr>
        <w:t>Catch</w:t>
      </w:r>
      <w:r>
        <w:rPr>
          <w:rFonts w:hint="eastAsia"/>
        </w:rPr>
        <w:t>中申请</w:t>
      </w:r>
      <w:r>
        <w:rPr>
          <w:rFonts w:hint="eastAsia"/>
        </w:rPr>
        <w:t>1</w:t>
      </w:r>
      <w:r>
        <w:rPr>
          <w:rFonts w:hint="eastAsia"/>
        </w:rPr>
        <w:t>个</w:t>
      </w:r>
      <w:r>
        <w:rPr>
          <w:rFonts w:hint="eastAsia"/>
        </w:rPr>
        <w:t>Library</w:t>
      </w:r>
      <w:r>
        <w:t xml:space="preserve"> </w:t>
      </w:r>
      <w:r>
        <w:rPr>
          <w:rFonts w:hint="eastAsia"/>
        </w:rPr>
        <w:t>Catch</w:t>
      </w:r>
      <w:r>
        <w:t xml:space="preserve"> </w:t>
      </w:r>
      <w:r>
        <w:rPr>
          <w:rFonts w:hint="eastAsia"/>
        </w:rPr>
        <w:t>Object</w:t>
      </w:r>
      <w:r>
        <w:rPr>
          <w:rFonts w:hint="eastAsia"/>
        </w:rPr>
        <w:t>对象时，其已经在</w:t>
      </w:r>
      <w:r>
        <w:rPr>
          <w:rFonts w:hint="eastAsia"/>
        </w:rPr>
        <w:t>Library</w:t>
      </w:r>
      <w:r>
        <w:t xml:space="preserve"> </w:t>
      </w:r>
      <w:r>
        <w:rPr>
          <w:rFonts w:hint="eastAsia"/>
        </w:rPr>
        <w:t>Catch</w:t>
      </w:r>
      <w:r>
        <w:rPr>
          <w:rFonts w:hint="eastAsia"/>
        </w:rPr>
        <w:t>中存在的比例。该指标的一个理想值应该达到</w:t>
      </w:r>
      <w:r>
        <w:rPr>
          <w:rFonts w:hint="eastAsia"/>
        </w:rPr>
        <w:t>9</w:t>
      </w:r>
      <w:r>
        <w:t>5</w:t>
      </w:r>
      <w:r>
        <w:rPr>
          <w:rFonts w:hint="eastAsia"/>
        </w:rPr>
        <w:t>%</w:t>
      </w:r>
      <w:r>
        <w:rPr>
          <w:rFonts w:hint="eastAsia"/>
        </w:rPr>
        <w:t>以上。</w:t>
      </w:r>
    </w:p>
    <w:p w14:paraId="14689C7F" w14:textId="77777777" w:rsidR="00C7194B" w:rsidRDefault="00176B46">
      <w:pPr>
        <w:pStyle w:val="aa"/>
        <w:numPr>
          <w:ilvl w:val="0"/>
          <w:numId w:val="9"/>
        </w:numPr>
        <w:ind w:firstLineChars="0"/>
      </w:pPr>
      <w:r>
        <w:rPr>
          <w:rFonts w:hint="eastAsia"/>
        </w:rPr>
        <w:t>Execute</w:t>
      </w:r>
      <w:r>
        <w:t xml:space="preserve"> </w:t>
      </w:r>
      <w:r>
        <w:rPr>
          <w:rFonts w:hint="eastAsia"/>
        </w:rPr>
        <w:t>to</w:t>
      </w:r>
      <w:r>
        <w:t xml:space="preserve"> </w:t>
      </w:r>
      <w:r>
        <w:rPr>
          <w:rFonts w:hint="eastAsia"/>
        </w:rPr>
        <w:t>Parse</w:t>
      </w:r>
      <w:r>
        <w:t xml:space="preserve"> </w:t>
      </w:r>
      <w:r>
        <w:rPr>
          <w:rFonts w:hint="eastAsia"/>
        </w:rPr>
        <w:t>%</w:t>
      </w:r>
      <w:r>
        <w:rPr>
          <w:rFonts w:hint="eastAsia"/>
        </w:rPr>
        <w:t>：表示执行解析比例（</w:t>
      </w:r>
      <w:r>
        <w:rPr>
          <w:rFonts w:hint="eastAsia"/>
        </w:rPr>
        <w:t>SQL</w:t>
      </w:r>
      <w:r>
        <w:rPr>
          <w:rFonts w:hint="eastAsia"/>
        </w:rPr>
        <w:t>语句解析后被重复执行的命中率），目标是希望一次解析多次执行。</w:t>
      </w:r>
    </w:p>
    <w:p w14:paraId="0C4871BB" w14:textId="77777777" w:rsidR="00C7194B" w:rsidRDefault="00176B46">
      <w:pPr>
        <w:pStyle w:val="aa"/>
        <w:numPr>
          <w:ilvl w:val="0"/>
          <w:numId w:val="9"/>
        </w:numPr>
        <w:ind w:firstLineChars="0"/>
      </w:pPr>
      <w:r>
        <w:rPr>
          <w:rFonts w:hint="eastAsia"/>
        </w:rPr>
        <w:t>Parse</w:t>
      </w:r>
      <w:r>
        <w:t xml:space="preserve"> </w:t>
      </w:r>
      <w:r>
        <w:rPr>
          <w:rFonts w:hint="eastAsia"/>
        </w:rPr>
        <w:t>CPU</w:t>
      </w:r>
      <w:r>
        <w:t xml:space="preserve"> </w:t>
      </w:r>
      <w:r>
        <w:rPr>
          <w:rFonts w:hint="eastAsia"/>
        </w:rPr>
        <w:t>to</w:t>
      </w:r>
      <w:r>
        <w:t xml:space="preserve"> </w:t>
      </w:r>
      <w:r>
        <w:rPr>
          <w:rFonts w:hint="eastAsia"/>
        </w:rPr>
        <w:t>Parse</w:t>
      </w:r>
      <w:r>
        <w:t xml:space="preserve"> </w:t>
      </w:r>
      <w:proofErr w:type="spellStart"/>
      <w:r>
        <w:rPr>
          <w:rFonts w:hint="eastAsia"/>
        </w:rPr>
        <w:t>Elapsd</w:t>
      </w:r>
      <w:proofErr w:type="spellEnd"/>
      <w:r>
        <w:t xml:space="preserve"> %</w:t>
      </w:r>
      <w:r>
        <w:rPr>
          <w:rFonts w:hint="eastAsia"/>
        </w:rPr>
        <w:t>：表示解析消耗的</w:t>
      </w:r>
      <w:r>
        <w:rPr>
          <w:rFonts w:hint="eastAsia"/>
        </w:rPr>
        <w:t>CPU</w:t>
      </w:r>
      <w:r>
        <w:rPr>
          <w:rFonts w:hint="eastAsia"/>
        </w:rPr>
        <w:t>时间与解析消耗的总时间的比值，目标是</w:t>
      </w:r>
      <w:r>
        <w:rPr>
          <w:rFonts w:hint="eastAsia"/>
        </w:rPr>
        <w:t>1</w:t>
      </w:r>
      <w:r>
        <w:t>00</w:t>
      </w:r>
      <w:r>
        <w:rPr>
          <w:rFonts w:hint="eastAsia"/>
        </w:rPr>
        <w:t>%</w:t>
      </w:r>
      <w:r>
        <w:rPr>
          <w:rFonts w:hint="eastAsia"/>
        </w:rPr>
        <w:t>。我们希望在解析的过程中时间都消耗在</w:t>
      </w:r>
      <w:r>
        <w:rPr>
          <w:rFonts w:hint="eastAsia"/>
        </w:rPr>
        <w:t>CPU</w:t>
      </w:r>
      <w:r>
        <w:rPr>
          <w:rFonts w:hint="eastAsia"/>
        </w:rPr>
        <w:t>上，而不希望在解析的过程中出现其他等待事件从而拉长解析消耗的总时间。如果该指标偏低，说明在解析的过程中，除了消耗</w:t>
      </w:r>
      <w:r>
        <w:rPr>
          <w:rFonts w:hint="eastAsia"/>
        </w:rPr>
        <w:t>CPU</w:t>
      </w:r>
      <w:r>
        <w:rPr>
          <w:rFonts w:hint="eastAsia"/>
        </w:rPr>
        <w:t>资源以外，还有其他等待事件，如等待共享池对象、</w:t>
      </w:r>
      <w:r w:rsidR="005434D6">
        <w:fldChar w:fldCharType="begin"/>
      </w:r>
      <w:r w:rsidR="005434D6">
        <w:instrText xml:space="preserve"> HYPERLINK "https://blog.csdn.net/zengmuansha/article/detail</w:instrText>
      </w:r>
      <w:r w:rsidR="005434D6">
        <w:instrText xml:space="preserve">s/6757812" </w:instrText>
      </w:r>
      <w:r w:rsidR="005434D6">
        <w:fldChar w:fldCharType="separate"/>
      </w:r>
      <w:proofErr w:type="gramStart"/>
      <w:r>
        <w:rPr>
          <w:rStyle w:val="a8"/>
          <w:rFonts w:hint="eastAsia"/>
        </w:rPr>
        <w:t>闩锁</w:t>
      </w:r>
      <w:proofErr w:type="gramEnd"/>
      <w:r w:rsidR="005434D6">
        <w:rPr>
          <w:rStyle w:val="a8"/>
        </w:rPr>
        <w:fldChar w:fldCharType="end"/>
      </w:r>
      <w:r>
        <w:rPr>
          <w:rFonts w:hint="eastAsia"/>
        </w:rPr>
        <w:t>。</w:t>
      </w:r>
    </w:p>
    <w:p w14:paraId="523FD23F" w14:textId="77777777" w:rsidR="00C7194B" w:rsidRDefault="00176B46">
      <w:pPr>
        <w:pStyle w:val="aa"/>
        <w:numPr>
          <w:ilvl w:val="0"/>
          <w:numId w:val="9"/>
        </w:numPr>
        <w:ind w:firstLineChars="0"/>
      </w:pPr>
      <w:r>
        <w:rPr>
          <w:rFonts w:hint="eastAsia"/>
        </w:rPr>
        <w:t>Redo</w:t>
      </w:r>
      <w:r>
        <w:t xml:space="preserve"> </w:t>
      </w:r>
      <w:proofErr w:type="spellStart"/>
      <w:r>
        <w:rPr>
          <w:rFonts w:hint="eastAsia"/>
        </w:rPr>
        <w:t>NoWait</w:t>
      </w:r>
      <w:proofErr w:type="spellEnd"/>
      <w:r>
        <w:t xml:space="preserve"> </w:t>
      </w:r>
      <w:r>
        <w:rPr>
          <w:rFonts w:hint="eastAsia"/>
        </w:rPr>
        <w:t>%</w:t>
      </w:r>
      <w:r>
        <w:rPr>
          <w:rFonts w:hint="eastAsia"/>
        </w:rPr>
        <w:t>：表示写</w:t>
      </w:r>
      <w:r>
        <w:rPr>
          <w:rFonts w:hint="eastAsia"/>
        </w:rPr>
        <w:t>Redo</w:t>
      </w:r>
      <w:r>
        <w:t xml:space="preserve"> </w:t>
      </w:r>
      <w:r>
        <w:rPr>
          <w:rFonts w:hint="eastAsia"/>
        </w:rPr>
        <w:t>Entry</w:t>
      </w:r>
      <w:r>
        <w:rPr>
          <w:rFonts w:hint="eastAsia"/>
        </w:rPr>
        <w:t>时不等待的比例，</w:t>
      </w:r>
      <w:r>
        <w:rPr>
          <w:rFonts w:hint="eastAsia"/>
        </w:rPr>
        <w:t>redo</w:t>
      </w:r>
      <w:r>
        <w:rPr>
          <w:rFonts w:hint="eastAsia"/>
        </w:rPr>
        <w:t>相关的资源如</w:t>
      </w:r>
      <w:r>
        <w:rPr>
          <w:rFonts w:hint="eastAsia"/>
        </w:rPr>
        <w:t>redo</w:t>
      </w:r>
      <w:r>
        <w:t xml:space="preserve"> </w:t>
      </w:r>
      <w:r>
        <w:rPr>
          <w:rFonts w:hint="eastAsia"/>
        </w:rPr>
        <w:t>space</w:t>
      </w:r>
      <w:r>
        <w:t xml:space="preserve"> </w:t>
      </w:r>
      <w:r>
        <w:rPr>
          <w:rFonts w:hint="eastAsia"/>
        </w:rPr>
        <w:t>request</w:t>
      </w:r>
      <w:r>
        <w:rPr>
          <w:rFonts w:hint="eastAsia"/>
        </w:rPr>
        <w:t>争用可能造成</w:t>
      </w:r>
      <w:r>
        <w:rPr>
          <w:rFonts w:hint="eastAsia"/>
        </w:rPr>
        <w:t>redo</w:t>
      </w:r>
      <w:r>
        <w:rPr>
          <w:rFonts w:hint="eastAsia"/>
        </w:rPr>
        <w:t>时的等待</w:t>
      </w:r>
    </w:p>
    <w:p w14:paraId="7571A761" w14:textId="77777777" w:rsidR="00C7194B" w:rsidRDefault="00176B46">
      <w:pPr>
        <w:pStyle w:val="aa"/>
        <w:numPr>
          <w:ilvl w:val="0"/>
          <w:numId w:val="9"/>
        </w:numPr>
        <w:ind w:firstLineChars="0"/>
      </w:pPr>
      <w:r>
        <w:rPr>
          <w:rFonts w:hint="eastAsia"/>
        </w:rPr>
        <w:t>In</w:t>
      </w:r>
      <w:r>
        <w:t>-</w:t>
      </w:r>
      <w:r>
        <w:rPr>
          <w:rFonts w:hint="eastAsia"/>
        </w:rPr>
        <w:t>memory</w:t>
      </w:r>
      <w:r>
        <w:t xml:space="preserve"> </w:t>
      </w:r>
      <w:r>
        <w:rPr>
          <w:rFonts w:hint="eastAsia"/>
        </w:rPr>
        <w:t>Sort</w:t>
      </w:r>
      <w:r>
        <w:t xml:space="preserve"> </w:t>
      </w:r>
      <w:r>
        <w:rPr>
          <w:rFonts w:hint="eastAsia"/>
        </w:rPr>
        <w:t>%</w:t>
      </w:r>
      <w:r>
        <w:rPr>
          <w:rFonts w:hint="eastAsia"/>
        </w:rPr>
        <w:t>：表示在内存中排序的比例。</w:t>
      </w:r>
    </w:p>
    <w:p w14:paraId="242F350B" w14:textId="77777777" w:rsidR="00C7194B" w:rsidRDefault="00176B46">
      <w:pPr>
        <w:pStyle w:val="aa"/>
        <w:numPr>
          <w:ilvl w:val="0"/>
          <w:numId w:val="9"/>
        </w:numPr>
        <w:ind w:firstLineChars="0"/>
      </w:pPr>
      <w:r>
        <w:rPr>
          <w:rFonts w:hint="eastAsia"/>
        </w:rPr>
        <w:t>Soft</w:t>
      </w:r>
      <w:r>
        <w:t xml:space="preserve"> </w:t>
      </w:r>
      <w:r>
        <w:rPr>
          <w:rFonts w:hint="eastAsia"/>
        </w:rPr>
        <w:t>Parse</w:t>
      </w:r>
      <w:r>
        <w:t xml:space="preserve"> </w:t>
      </w:r>
      <w:r>
        <w:rPr>
          <w:rFonts w:hint="eastAsia"/>
        </w:rPr>
        <w:t>%</w:t>
      </w:r>
      <w:r>
        <w:rPr>
          <w:rFonts w:hint="eastAsia"/>
        </w:rPr>
        <w:t>：表示软解析比例，太低则需要调整应用使用绑定变量。</w:t>
      </w:r>
      <w:r w:rsidR="005434D6">
        <w:fldChar w:fldCharType="begin"/>
      </w:r>
      <w:r w:rsidR="005434D6">
        <w:instrText xml:space="preserve"> HYPERLINK "https://www.cnblogs.com/discuss/articles/1866946.html" </w:instrText>
      </w:r>
      <w:r w:rsidR="005434D6">
        <w:fldChar w:fldCharType="separate"/>
      </w:r>
      <w:r>
        <w:rPr>
          <w:rStyle w:val="a8"/>
          <w:rFonts w:hint="eastAsia"/>
        </w:rPr>
        <w:t>软解析与硬解析详见</w:t>
      </w:r>
      <w:r w:rsidR="005434D6">
        <w:rPr>
          <w:rStyle w:val="a8"/>
        </w:rPr>
        <w:fldChar w:fldCharType="end"/>
      </w:r>
      <w:r>
        <w:rPr>
          <w:rFonts w:hint="eastAsia"/>
        </w:rPr>
        <w:t>。</w:t>
      </w:r>
    </w:p>
    <w:p w14:paraId="4212A3C3" w14:textId="77777777" w:rsidR="00C7194B" w:rsidRDefault="00176B46">
      <w:pPr>
        <w:pStyle w:val="aa"/>
        <w:numPr>
          <w:ilvl w:val="0"/>
          <w:numId w:val="9"/>
        </w:numPr>
        <w:ind w:firstLineChars="0"/>
      </w:pPr>
      <w:r>
        <w:rPr>
          <w:rFonts w:hint="eastAsia"/>
        </w:rPr>
        <w:t>Latch</w:t>
      </w:r>
      <w:r>
        <w:t xml:space="preserve"> </w:t>
      </w:r>
      <w:r>
        <w:rPr>
          <w:rFonts w:hint="eastAsia"/>
        </w:rPr>
        <w:t>Hit</w:t>
      </w:r>
      <w:r>
        <w:t xml:space="preserve"> </w:t>
      </w:r>
      <w:r>
        <w:rPr>
          <w:rFonts w:hint="eastAsia"/>
        </w:rPr>
        <w:t>%</w:t>
      </w:r>
      <w:r>
        <w:rPr>
          <w:rFonts w:hint="eastAsia"/>
        </w:rPr>
        <w:t>：表示以</w:t>
      </w:r>
      <w:r>
        <w:rPr>
          <w:rFonts w:hint="eastAsia"/>
        </w:rPr>
        <w:t>willing-to-wait</w:t>
      </w:r>
      <w:r>
        <w:rPr>
          <w:rFonts w:hint="eastAsia"/>
        </w:rPr>
        <w:t>方式去获取</w:t>
      </w:r>
      <w:proofErr w:type="gramStart"/>
      <w:r>
        <w:rPr>
          <w:rFonts w:hint="eastAsia"/>
        </w:rPr>
        <w:t>内存闩锁的</w:t>
      </w:r>
      <w:proofErr w:type="gramEnd"/>
      <w:r>
        <w:rPr>
          <w:rFonts w:hint="eastAsia"/>
        </w:rPr>
        <w:t>命中率指标，通常这个指标要求至少在</w:t>
      </w:r>
      <w:r>
        <w:rPr>
          <w:rFonts w:hint="eastAsia"/>
        </w:rPr>
        <w:t>9</w:t>
      </w:r>
      <w:r>
        <w:t>9</w:t>
      </w:r>
      <w:r>
        <w:rPr>
          <w:rFonts w:hint="eastAsia"/>
        </w:rPr>
        <w:t>%</w:t>
      </w:r>
      <w:r>
        <w:rPr>
          <w:rFonts w:hint="eastAsia"/>
        </w:rPr>
        <w:t>一上，否则很有可能意味着大量的闩锁，影响性能。</w:t>
      </w:r>
    </w:p>
    <w:p w14:paraId="60215597" w14:textId="77777777" w:rsidR="00C7194B" w:rsidRDefault="00176B46">
      <w:pPr>
        <w:pStyle w:val="aa"/>
        <w:numPr>
          <w:ilvl w:val="0"/>
          <w:numId w:val="9"/>
        </w:numPr>
        <w:ind w:firstLineChars="0"/>
      </w:pPr>
      <w:r>
        <w:rPr>
          <w:rFonts w:hint="eastAsia"/>
        </w:rPr>
        <w:t>%Non-Parse</w:t>
      </w:r>
      <w:r>
        <w:t xml:space="preserve"> </w:t>
      </w:r>
      <w:r>
        <w:rPr>
          <w:rFonts w:hint="eastAsia"/>
        </w:rPr>
        <w:t>CPU</w:t>
      </w:r>
      <w:r>
        <w:rPr>
          <w:rFonts w:hint="eastAsia"/>
        </w:rPr>
        <w:t>：表示除解析之外的</w:t>
      </w:r>
      <w:r>
        <w:rPr>
          <w:rFonts w:hint="eastAsia"/>
        </w:rPr>
        <w:t>CPU</w:t>
      </w:r>
      <w:r>
        <w:rPr>
          <w:rFonts w:hint="eastAsia"/>
        </w:rPr>
        <w:t>使用率。</w:t>
      </w:r>
    </w:p>
    <w:p w14:paraId="79DD7551" w14:textId="77777777" w:rsidR="000E0D61" w:rsidRDefault="000E0D61" w:rsidP="000E0D61">
      <w:pPr>
        <w:pStyle w:val="1"/>
      </w:pPr>
      <w:bookmarkStart w:id="31" w:name="_Toc10018496"/>
      <w:r>
        <w:rPr>
          <w:rFonts w:hint="eastAsia"/>
        </w:rPr>
        <w:t>附录：</w:t>
      </w:r>
      <w:r>
        <w:rPr>
          <w:rFonts w:hint="eastAsia"/>
        </w:rPr>
        <w:t>ORACLE</w:t>
      </w:r>
      <w:r>
        <w:rPr>
          <w:rFonts w:hint="eastAsia"/>
        </w:rPr>
        <w:t>常用查询</w:t>
      </w:r>
      <w:bookmarkEnd w:id="31"/>
    </w:p>
    <w:p w14:paraId="3FEAA11B" w14:textId="77777777" w:rsidR="000E0D61" w:rsidRDefault="000E0D61" w:rsidP="00B23461">
      <w:pPr>
        <w:pStyle w:val="2"/>
      </w:pPr>
      <w:bookmarkStart w:id="32" w:name="_Toc10018497"/>
      <w:r>
        <w:rPr>
          <w:rFonts w:hint="eastAsia"/>
        </w:rPr>
        <w:t>查询当前数据库所有的连接</w:t>
      </w:r>
      <w:bookmarkEnd w:id="32"/>
    </w:p>
    <w:tbl>
      <w:tblPr>
        <w:tblStyle w:val="a9"/>
        <w:tblW w:w="0" w:type="auto"/>
        <w:tblInd w:w="360" w:type="dxa"/>
        <w:tblLook w:val="04A0" w:firstRow="1" w:lastRow="0" w:firstColumn="1" w:lastColumn="0" w:noHBand="0" w:noVBand="1"/>
      </w:tblPr>
      <w:tblGrid>
        <w:gridCol w:w="8162"/>
      </w:tblGrid>
      <w:tr w:rsidR="000E0D61" w14:paraId="7ACC3B6B" w14:textId="77777777" w:rsidTr="000E0D61">
        <w:tc>
          <w:tcPr>
            <w:tcW w:w="8522" w:type="dxa"/>
            <w:shd w:val="clear" w:color="auto" w:fill="E7E6E6" w:themeFill="background2"/>
          </w:tcPr>
          <w:p w14:paraId="27336C3E" w14:textId="77777777" w:rsidR="000E0D61" w:rsidRDefault="000E0D61" w:rsidP="000E0D61">
            <w:pPr>
              <w:pStyle w:val="aa"/>
              <w:ind w:firstLineChars="0" w:firstLine="0"/>
            </w:pPr>
            <w:r>
              <w:t>s</w:t>
            </w:r>
            <w:r>
              <w:rPr>
                <w:rFonts w:hint="eastAsia"/>
              </w:rPr>
              <w:t>elect</w:t>
            </w:r>
            <w:r>
              <w:t xml:space="preserve"> </w:t>
            </w:r>
            <w:r>
              <w:rPr>
                <w:rFonts w:hint="eastAsia"/>
              </w:rPr>
              <w:t>*</w:t>
            </w:r>
            <w:r>
              <w:t xml:space="preserve"> </w:t>
            </w:r>
            <w:r>
              <w:rPr>
                <w:rFonts w:hint="eastAsia"/>
              </w:rPr>
              <w:t>from</w:t>
            </w:r>
            <w:r>
              <w:t xml:space="preserve"> </w:t>
            </w:r>
            <w:proofErr w:type="spellStart"/>
            <w:r w:rsidR="00412AF5">
              <w:rPr>
                <w:rFonts w:hint="eastAsia"/>
              </w:rPr>
              <w:t>g</w:t>
            </w:r>
            <w:r>
              <w:rPr>
                <w:rFonts w:hint="eastAsia"/>
              </w:rPr>
              <w:t>v</w:t>
            </w:r>
            <w:r>
              <w:t>$session</w:t>
            </w:r>
            <w:proofErr w:type="spellEnd"/>
            <w:r>
              <w:t>;</w:t>
            </w:r>
          </w:p>
        </w:tc>
      </w:tr>
    </w:tbl>
    <w:p w14:paraId="08108138" w14:textId="77777777" w:rsidR="000E0D61" w:rsidRDefault="000E0D61" w:rsidP="00B23461">
      <w:pPr>
        <w:pStyle w:val="2"/>
      </w:pPr>
      <w:bookmarkStart w:id="33" w:name="_Toc10018498"/>
      <w:r>
        <w:rPr>
          <w:rFonts w:hint="eastAsia"/>
        </w:rPr>
        <w:lastRenderedPageBreak/>
        <w:t>查询当前数据库锁的对象</w:t>
      </w:r>
      <w:bookmarkEnd w:id="33"/>
    </w:p>
    <w:tbl>
      <w:tblPr>
        <w:tblStyle w:val="a9"/>
        <w:tblW w:w="0" w:type="auto"/>
        <w:tblInd w:w="360" w:type="dxa"/>
        <w:tblLook w:val="04A0" w:firstRow="1" w:lastRow="0" w:firstColumn="1" w:lastColumn="0" w:noHBand="0" w:noVBand="1"/>
      </w:tblPr>
      <w:tblGrid>
        <w:gridCol w:w="8162"/>
      </w:tblGrid>
      <w:tr w:rsidR="000E0D61" w14:paraId="1FD589DD" w14:textId="77777777" w:rsidTr="000E0D61">
        <w:tc>
          <w:tcPr>
            <w:tcW w:w="8522" w:type="dxa"/>
            <w:shd w:val="clear" w:color="auto" w:fill="E7E6E6" w:themeFill="background2"/>
          </w:tcPr>
          <w:p w14:paraId="7C39F2DE" w14:textId="77777777" w:rsidR="00412AF5" w:rsidRDefault="00412AF5" w:rsidP="00412AF5">
            <w:r>
              <w:t xml:space="preserve">SELECT </w:t>
            </w:r>
            <w:proofErr w:type="spellStart"/>
            <w:proofErr w:type="gramStart"/>
            <w:r>
              <w:t>l.session</w:t>
            </w:r>
            <w:proofErr w:type="gramEnd"/>
            <w:r>
              <w:t>_id</w:t>
            </w:r>
            <w:proofErr w:type="spellEnd"/>
            <w:r>
              <w:t xml:space="preserve"> </w:t>
            </w:r>
            <w:proofErr w:type="spellStart"/>
            <w:r>
              <w:t>sid</w:t>
            </w:r>
            <w:proofErr w:type="spellEnd"/>
            <w:r>
              <w:t xml:space="preserve">,  </w:t>
            </w:r>
          </w:p>
          <w:p w14:paraId="56273153" w14:textId="77777777" w:rsidR="00412AF5" w:rsidRDefault="00412AF5" w:rsidP="00412AF5">
            <w:pPr>
              <w:ind w:firstLineChars="100" w:firstLine="210"/>
            </w:pPr>
            <w:proofErr w:type="spellStart"/>
            <w:proofErr w:type="gramStart"/>
            <w:r>
              <w:t>s.serial</w:t>
            </w:r>
            <w:proofErr w:type="spellEnd"/>
            <w:proofErr w:type="gramEnd"/>
            <w:r>
              <w:t xml:space="preserve">#,  </w:t>
            </w:r>
          </w:p>
          <w:p w14:paraId="389C0E9A" w14:textId="77777777" w:rsidR="00412AF5" w:rsidRDefault="00412AF5" w:rsidP="00412AF5">
            <w:pPr>
              <w:ind w:firstLineChars="100" w:firstLine="210"/>
            </w:pPr>
            <w:proofErr w:type="spellStart"/>
            <w:r>
              <w:rPr>
                <w:rFonts w:hint="eastAsia"/>
              </w:rPr>
              <w:t>l.locked_mode</w:t>
            </w:r>
            <w:proofErr w:type="spellEnd"/>
            <w:r>
              <w:rPr>
                <w:rFonts w:hint="eastAsia"/>
              </w:rPr>
              <w:t xml:space="preserve"> </w:t>
            </w:r>
            <w:r>
              <w:rPr>
                <w:rFonts w:hint="eastAsia"/>
              </w:rPr>
              <w:t>锁模式</w:t>
            </w:r>
            <w:r>
              <w:rPr>
                <w:rFonts w:hint="eastAsia"/>
              </w:rPr>
              <w:t xml:space="preserve">,  </w:t>
            </w:r>
          </w:p>
          <w:p w14:paraId="55E8EE6E" w14:textId="77777777" w:rsidR="00412AF5" w:rsidRDefault="00412AF5" w:rsidP="00412AF5">
            <w:pPr>
              <w:ind w:firstLineChars="100" w:firstLine="210"/>
            </w:pPr>
            <w:proofErr w:type="spellStart"/>
            <w:r>
              <w:rPr>
                <w:rFonts w:hint="eastAsia"/>
              </w:rPr>
              <w:t>l.oracle_username</w:t>
            </w:r>
            <w:proofErr w:type="spellEnd"/>
            <w:r>
              <w:rPr>
                <w:rFonts w:hint="eastAsia"/>
              </w:rPr>
              <w:t xml:space="preserve"> </w:t>
            </w:r>
            <w:r>
              <w:rPr>
                <w:rFonts w:hint="eastAsia"/>
              </w:rPr>
              <w:t>登录用户</w:t>
            </w:r>
            <w:r>
              <w:rPr>
                <w:rFonts w:hint="eastAsia"/>
              </w:rPr>
              <w:t xml:space="preserve">,  </w:t>
            </w:r>
          </w:p>
          <w:p w14:paraId="640FCC8C" w14:textId="77777777" w:rsidR="00412AF5" w:rsidRDefault="00412AF5" w:rsidP="00412AF5">
            <w:pPr>
              <w:ind w:firstLineChars="100" w:firstLine="210"/>
            </w:pPr>
            <w:proofErr w:type="spellStart"/>
            <w:r>
              <w:rPr>
                <w:rFonts w:hint="eastAsia"/>
              </w:rPr>
              <w:t>l.os_user_name</w:t>
            </w:r>
            <w:proofErr w:type="spellEnd"/>
            <w:r>
              <w:rPr>
                <w:rFonts w:hint="eastAsia"/>
              </w:rPr>
              <w:t xml:space="preserve"> </w:t>
            </w:r>
            <w:r>
              <w:rPr>
                <w:rFonts w:hint="eastAsia"/>
              </w:rPr>
              <w:t>登录机器用户名</w:t>
            </w:r>
            <w:r>
              <w:rPr>
                <w:rFonts w:hint="eastAsia"/>
              </w:rPr>
              <w:t xml:space="preserve">,  </w:t>
            </w:r>
          </w:p>
          <w:p w14:paraId="4D2707DA" w14:textId="77777777" w:rsidR="00412AF5" w:rsidRDefault="00412AF5" w:rsidP="00412AF5">
            <w:pPr>
              <w:ind w:firstLineChars="100" w:firstLine="210"/>
            </w:pPr>
            <w:proofErr w:type="spellStart"/>
            <w:r>
              <w:rPr>
                <w:rFonts w:hint="eastAsia"/>
              </w:rPr>
              <w:t>s.machine</w:t>
            </w:r>
            <w:proofErr w:type="spellEnd"/>
            <w:r>
              <w:rPr>
                <w:rFonts w:hint="eastAsia"/>
              </w:rPr>
              <w:t xml:space="preserve"> </w:t>
            </w:r>
            <w:r>
              <w:rPr>
                <w:rFonts w:hint="eastAsia"/>
              </w:rPr>
              <w:t>机器名</w:t>
            </w:r>
            <w:r>
              <w:rPr>
                <w:rFonts w:hint="eastAsia"/>
              </w:rPr>
              <w:t xml:space="preserve">,  </w:t>
            </w:r>
          </w:p>
          <w:p w14:paraId="6D650CBC" w14:textId="77777777" w:rsidR="00412AF5" w:rsidRDefault="00412AF5" w:rsidP="00412AF5">
            <w:pPr>
              <w:ind w:firstLineChars="100" w:firstLine="210"/>
            </w:pPr>
            <w:proofErr w:type="spellStart"/>
            <w:r>
              <w:rPr>
                <w:rFonts w:hint="eastAsia"/>
              </w:rPr>
              <w:t>s.terminal</w:t>
            </w:r>
            <w:proofErr w:type="spellEnd"/>
            <w:r>
              <w:rPr>
                <w:rFonts w:hint="eastAsia"/>
              </w:rPr>
              <w:t xml:space="preserve"> </w:t>
            </w:r>
            <w:r>
              <w:rPr>
                <w:rFonts w:hint="eastAsia"/>
              </w:rPr>
              <w:t>终端用户名</w:t>
            </w:r>
            <w:r>
              <w:rPr>
                <w:rFonts w:hint="eastAsia"/>
              </w:rPr>
              <w:t xml:space="preserve">,  </w:t>
            </w:r>
          </w:p>
          <w:p w14:paraId="58A680A1" w14:textId="77777777" w:rsidR="00412AF5" w:rsidRDefault="00412AF5" w:rsidP="00412AF5">
            <w:pPr>
              <w:ind w:firstLineChars="100" w:firstLine="210"/>
            </w:pPr>
            <w:proofErr w:type="spellStart"/>
            <w:r>
              <w:rPr>
                <w:rFonts w:hint="eastAsia"/>
              </w:rPr>
              <w:t>o.object_name</w:t>
            </w:r>
            <w:proofErr w:type="spellEnd"/>
            <w:r>
              <w:rPr>
                <w:rFonts w:hint="eastAsia"/>
              </w:rPr>
              <w:t xml:space="preserve"> </w:t>
            </w:r>
            <w:r>
              <w:rPr>
                <w:rFonts w:hint="eastAsia"/>
              </w:rPr>
              <w:t>被锁对象名</w:t>
            </w:r>
            <w:r>
              <w:rPr>
                <w:rFonts w:hint="eastAsia"/>
              </w:rPr>
              <w:t xml:space="preserve">,  </w:t>
            </w:r>
          </w:p>
          <w:p w14:paraId="06A195E8" w14:textId="77777777" w:rsidR="00412AF5" w:rsidRDefault="00412AF5" w:rsidP="00412AF5">
            <w:pPr>
              <w:ind w:firstLineChars="100" w:firstLine="210"/>
            </w:pPr>
            <w:proofErr w:type="spellStart"/>
            <w:r>
              <w:rPr>
                <w:rFonts w:hint="eastAsia"/>
              </w:rPr>
              <w:t>s.logon_time</w:t>
            </w:r>
            <w:proofErr w:type="spellEnd"/>
            <w:r>
              <w:rPr>
                <w:rFonts w:hint="eastAsia"/>
              </w:rPr>
              <w:t xml:space="preserve"> </w:t>
            </w:r>
            <w:r>
              <w:rPr>
                <w:rFonts w:hint="eastAsia"/>
              </w:rPr>
              <w:t>登录数据库时间</w:t>
            </w:r>
            <w:r>
              <w:rPr>
                <w:rFonts w:hint="eastAsia"/>
              </w:rPr>
              <w:t xml:space="preserve">  </w:t>
            </w:r>
          </w:p>
          <w:p w14:paraId="00008A9A" w14:textId="77777777" w:rsidR="00412AF5" w:rsidRDefault="00412AF5" w:rsidP="00412AF5">
            <w:r>
              <w:t xml:space="preserve">FROM </w:t>
            </w:r>
            <w:proofErr w:type="spellStart"/>
            <w:r>
              <w:t>gv$locked_object</w:t>
            </w:r>
            <w:proofErr w:type="spellEnd"/>
            <w:r>
              <w:t xml:space="preserve"> l, </w:t>
            </w:r>
            <w:proofErr w:type="spellStart"/>
            <w:r>
              <w:t>all_objects</w:t>
            </w:r>
            <w:proofErr w:type="spellEnd"/>
            <w:r>
              <w:t xml:space="preserve"> o, </w:t>
            </w:r>
            <w:proofErr w:type="spellStart"/>
            <w:r>
              <w:t>gv$session</w:t>
            </w:r>
            <w:proofErr w:type="spellEnd"/>
            <w:r>
              <w:t xml:space="preserve"> s  </w:t>
            </w:r>
          </w:p>
          <w:p w14:paraId="2FD1D498" w14:textId="77777777" w:rsidR="000E0D61" w:rsidRPr="00412AF5" w:rsidRDefault="00412AF5" w:rsidP="00412AF5">
            <w:r>
              <w:t xml:space="preserve">WHERE </w:t>
            </w:r>
            <w:proofErr w:type="spellStart"/>
            <w:proofErr w:type="gramStart"/>
            <w:r>
              <w:t>l.object</w:t>
            </w:r>
            <w:proofErr w:type="gramEnd"/>
            <w:r>
              <w:t>_id</w:t>
            </w:r>
            <w:proofErr w:type="spellEnd"/>
            <w:r>
              <w:t xml:space="preserve"> = </w:t>
            </w:r>
            <w:proofErr w:type="spellStart"/>
            <w:r>
              <w:t>o.object_id</w:t>
            </w:r>
            <w:proofErr w:type="spellEnd"/>
            <w:r>
              <w:t xml:space="preserve">  AND </w:t>
            </w:r>
            <w:proofErr w:type="spellStart"/>
            <w:r>
              <w:t>l.session_id</w:t>
            </w:r>
            <w:proofErr w:type="spellEnd"/>
            <w:r>
              <w:t xml:space="preserve"> = </w:t>
            </w:r>
            <w:proofErr w:type="spellStart"/>
            <w:r>
              <w:t>s.sid</w:t>
            </w:r>
            <w:proofErr w:type="spellEnd"/>
            <w:r>
              <w:t xml:space="preserve"> ;</w:t>
            </w:r>
          </w:p>
        </w:tc>
      </w:tr>
    </w:tbl>
    <w:p w14:paraId="5E169EDA" w14:textId="77777777" w:rsidR="000E0D61" w:rsidRDefault="00412AF5" w:rsidP="00B23461">
      <w:pPr>
        <w:pStyle w:val="2"/>
      </w:pPr>
      <w:bookmarkStart w:id="34" w:name="_Toc10018499"/>
      <w:r>
        <w:rPr>
          <w:rFonts w:hint="eastAsia"/>
        </w:rPr>
        <w:t>查询数据库执行的慢的语句</w:t>
      </w:r>
      <w:bookmarkEnd w:id="34"/>
    </w:p>
    <w:tbl>
      <w:tblPr>
        <w:tblStyle w:val="a9"/>
        <w:tblW w:w="0" w:type="auto"/>
        <w:tblInd w:w="360" w:type="dxa"/>
        <w:shd w:val="clear" w:color="auto" w:fill="E7E6E6" w:themeFill="background2"/>
        <w:tblLook w:val="04A0" w:firstRow="1" w:lastRow="0" w:firstColumn="1" w:lastColumn="0" w:noHBand="0" w:noVBand="1"/>
      </w:tblPr>
      <w:tblGrid>
        <w:gridCol w:w="8162"/>
      </w:tblGrid>
      <w:tr w:rsidR="00412AF5" w14:paraId="05F122AC" w14:textId="77777777" w:rsidTr="00412AF5">
        <w:tc>
          <w:tcPr>
            <w:tcW w:w="8522" w:type="dxa"/>
            <w:shd w:val="clear" w:color="auto" w:fill="E7E6E6" w:themeFill="background2"/>
          </w:tcPr>
          <w:p w14:paraId="24D8FA8C" w14:textId="77777777" w:rsidR="00412AF5" w:rsidRDefault="00412AF5" w:rsidP="00412AF5">
            <w:r>
              <w:t>SELECT S.SQL_TEXT,</w:t>
            </w:r>
          </w:p>
          <w:p w14:paraId="33108F2C" w14:textId="77777777" w:rsidR="00412AF5" w:rsidRDefault="00412AF5" w:rsidP="00412AF5">
            <w:pPr>
              <w:ind w:firstLineChars="100" w:firstLine="210"/>
            </w:pPr>
            <w:r>
              <w:t>S.SQL_FULLTEXT,</w:t>
            </w:r>
          </w:p>
          <w:p w14:paraId="1D515B4F" w14:textId="77777777" w:rsidR="00412AF5" w:rsidRDefault="00412AF5" w:rsidP="00412AF5">
            <w:r>
              <w:t xml:space="preserve">  S.SQL_ID,</w:t>
            </w:r>
          </w:p>
          <w:p w14:paraId="5528B4BF" w14:textId="77777777" w:rsidR="00412AF5" w:rsidRDefault="00412AF5" w:rsidP="00412AF5">
            <w:r>
              <w:t xml:space="preserve">  </w:t>
            </w:r>
            <w:proofErr w:type="gramStart"/>
            <w:r>
              <w:t>ROUND(</w:t>
            </w:r>
            <w:proofErr w:type="gramEnd"/>
            <w:r>
              <w:t>ELAPSED_TIME / 1000000 / (CASE</w:t>
            </w:r>
          </w:p>
          <w:p w14:paraId="15AAF56E" w14:textId="77777777" w:rsidR="00412AF5" w:rsidRDefault="00412AF5" w:rsidP="00412AF5">
            <w:r>
              <w:t xml:space="preserve">     WHEN (EXECUTIONS = 0 OR </w:t>
            </w:r>
            <w:proofErr w:type="gramStart"/>
            <w:r>
              <w:t>NVL(</w:t>
            </w:r>
            <w:proofErr w:type="gramEnd"/>
            <w:r>
              <w:t>EXECUTIONS, 1 ) = 1) THEN</w:t>
            </w:r>
          </w:p>
          <w:p w14:paraId="5A9641F8" w14:textId="77777777" w:rsidR="00412AF5" w:rsidRDefault="00412AF5" w:rsidP="00412AF5">
            <w:r>
              <w:t xml:space="preserve">      1</w:t>
            </w:r>
          </w:p>
          <w:p w14:paraId="516DAC19" w14:textId="77777777" w:rsidR="00412AF5" w:rsidRDefault="00412AF5" w:rsidP="00412AF5">
            <w:r>
              <w:t xml:space="preserve">     ELSE</w:t>
            </w:r>
          </w:p>
          <w:p w14:paraId="77700F39" w14:textId="77777777" w:rsidR="00412AF5" w:rsidRDefault="00412AF5" w:rsidP="00412AF5">
            <w:r>
              <w:t xml:space="preserve">      EXECUTIONS</w:t>
            </w:r>
          </w:p>
          <w:p w14:paraId="2104FD3D" w14:textId="77777777" w:rsidR="00412AF5" w:rsidRDefault="00412AF5" w:rsidP="00412AF5">
            <w:r>
              <w:t xml:space="preserve">        END),</w:t>
            </w:r>
          </w:p>
          <w:p w14:paraId="5773C6A1" w14:textId="77777777" w:rsidR="00412AF5" w:rsidRDefault="00412AF5" w:rsidP="00412AF5">
            <w:r>
              <w:rPr>
                <w:rFonts w:hint="eastAsia"/>
              </w:rPr>
              <w:t xml:space="preserve">        2) "</w:t>
            </w:r>
            <w:r>
              <w:rPr>
                <w:rFonts w:hint="eastAsia"/>
              </w:rPr>
              <w:t>执行时间</w:t>
            </w:r>
            <w:r>
              <w:rPr>
                <w:rFonts w:hint="eastAsia"/>
              </w:rPr>
              <w:t>'S'",</w:t>
            </w:r>
          </w:p>
          <w:p w14:paraId="0F97F48B" w14:textId="77777777" w:rsidR="00412AF5" w:rsidRDefault="00412AF5" w:rsidP="00412AF5">
            <w:r>
              <w:rPr>
                <w:rFonts w:hint="eastAsia"/>
              </w:rPr>
              <w:t xml:space="preserve">  S.EXECUTIONS "</w:t>
            </w:r>
            <w:r>
              <w:rPr>
                <w:rFonts w:hint="eastAsia"/>
              </w:rPr>
              <w:t>执行次数</w:t>
            </w:r>
            <w:r>
              <w:rPr>
                <w:rFonts w:hint="eastAsia"/>
              </w:rPr>
              <w:t>",</w:t>
            </w:r>
          </w:p>
          <w:p w14:paraId="538D3B1B" w14:textId="77777777" w:rsidR="00412AF5" w:rsidRDefault="00412AF5" w:rsidP="00412AF5">
            <w:r>
              <w:t xml:space="preserve">  </w:t>
            </w:r>
            <w:proofErr w:type="gramStart"/>
            <w:r>
              <w:t>S.OPTIMIZER</w:t>
            </w:r>
            <w:proofErr w:type="gramEnd"/>
            <w:r>
              <w:t>_COST "COST",</w:t>
            </w:r>
          </w:p>
          <w:p w14:paraId="6C216701" w14:textId="77777777" w:rsidR="00412AF5" w:rsidRDefault="00412AF5" w:rsidP="00412AF5">
            <w:r>
              <w:t xml:space="preserve">  </w:t>
            </w:r>
            <w:proofErr w:type="gramStart"/>
            <w:r>
              <w:t>S.SORTS</w:t>
            </w:r>
            <w:proofErr w:type="gramEnd"/>
            <w:r>
              <w:t>,</w:t>
            </w:r>
          </w:p>
          <w:p w14:paraId="5879764A" w14:textId="77777777" w:rsidR="00412AF5" w:rsidRDefault="00412AF5" w:rsidP="00412AF5">
            <w:pPr>
              <w:ind w:firstLineChars="100" w:firstLine="210"/>
            </w:pPr>
            <w:r>
              <w:rPr>
                <w:rFonts w:hint="eastAsia"/>
              </w:rPr>
              <w:t>S.MODULE, --</w:t>
            </w:r>
            <w:r>
              <w:rPr>
                <w:rFonts w:hint="eastAsia"/>
              </w:rPr>
              <w:t>连接模式（</w:t>
            </w:r>
            <w:r>
              <w:rPr>
                <w:rFonts w:hint="eastAsia"/>
              </w:rPr>
              <w:t>JDBC THIN CLIENT</w:t>
            </w:r>
            <w:r>
              <w:rPr>
                <w:rFonts w:hint="eastAsia"/>
              </w:rPr>
              <w:t>：程序）</w:t>
            </w:r>
          </w:p>
          <w:p w14:paraId="46BBE87F" w14:textId="77777777" w:rsidR="00412AF5" w:rsidRDefault="00412AF5" w:rsidP="00412AF5">
            <w:pPr>
              <w:ind w:firstLineChars="100" w:firstLine="210"/>
            </w:pPr>
            <w:r>
              <w:t xml:space="preserve">-- </w:t>
            </w:r>
            <w:proofErr w:type="gramStart"/>
            <w:r>
              <w:t>S.LOCKED</w:t>
            </w:r>
            <w:proofErr w:type="gramEnd"/>
            <w:r>
              <w:t>_TOTAL,</w:t>
            </w:r>
          </w:p>
          <w:p w14:paraId="31D33464" w14:textId="77777777" w:rsidR="00412AF5" w:rsidRDefault="00412AF5" w:rsidP="00412AF5">
            <w:r>
              <w:rPr>
                <w:rFonts w:hint="eastAsia"/>
              </w:rPr>
              <w:t xml:space="preserve">  S.PHYSICAL_READ_BYTES</w:t>
            </w:r>
            <w:r>
              <w:t xml:space="preserve"> </w:t>
            </w:r>
            <w:r>
              <w:rPr>
                <w:rFonts w:hint="eastAsia"/>
              </w:rPr>
              <w:t>"</w:t>
            </w:r>
            <w:proofErr w:type="gramStart"/>
            <w:r>
              <w:rPr>
                <w:rFonts w:hint="eastAsia"/>
              </w:rPr>
              <w:t>物理读</w:t>
            </w:r>
            <w:proofErr w:type="gramEnd"/>
            <w:r>
              <w:rPr>
                <w:rFonts w:hint="eastAsia"/>
              </w:rPr>
              <w:t>",</w:t>
            </w:r>
          </w:p>
          <w:p w14:paraId="0E8DBB85" w14:textId="77777777" w:rsidR="00412AF5" w:rsidRDefault="00412AF5" w:rsidP="00412AF5">
            <w:r>
              <w:rPr>
                <w:rFonts w:hint="eastAsia"/>
              </w:rPr>
              <w:t xml:space="preserve">  -- S.PHYSICAL_READ_REQUESTS</w:t>
            </w:r>
            <w:r>
              <w:t xml:space="preserve"> </w:t>
            </w:r>
            <w:r>
              <w:rPr>
                <w:rFonts w:hint="eastAsia"/>
              </w:rPr>
              <w:t>"</w:t>
            </w:r>
            <w:proofErr w:type="gramStart"/>
            <w:r>
              <w:rPr>
                <w:rFonts w:hint="eastAsia"/>
              </w:rPr>
              <w:t>物理读</w:t>
            </w:r>
            <w:proofErr w:type="gramEnd"/>
            <w:r>
              <w:rPr>
                <w:rFonts w:hint="eastAsia"/>
              </w:rPr>
              <w:t>请求</w:t>
            </w:r>
            <w:r>
              <w:rPr>
                <w:rFonts w:hint="eastAsia"/>
              </w:rPr>
              <w:t>",</w:t>
            </w:r>
          </w:p>
          <w:p w14:paraId="6E5F92F6" w14:textId="77777777" w:rsidR="00412AF5" w:rsidRDefault="00412AF5" w:rsidP="00412AF5">
            <w:r>
              <w:rPr>
                <w:rFonts w:hint="eastAsia"/>
              </w:rPr>
              <w:t xml:space="preserve">  S.PHYSICAL_WRITE_REQUESTS</w:t>
            </w:r>
            <w:r>
              <w:t xml:space="preserve"> </w:t>
            </w:r>
            <w:r>
              <w:rPr>
                <w:rFonts w:hint="eastAsia"/>
              </w:rPr>
              <w:t>"</w:t>
            </w:r>
            <w:r>
              <w:rPr>
                <w:rFonts w:hint="eastAsia"/>
              </w:rPr>
              <w:t>物理写</w:t>
            </w:r>
            <w:r>
              <w:rPr>
                <w:rFonts w:hint="eastAsia"/>
              </w:rPr>
              <w:t>",</w:t>
            </w:r>
          </w:p>
          <w:p w14:paraId="6395E9AA" w14:textId="77777777" w:rsidR="00412AF5" w:rsidRDefault="00412AF5" w:rsidP="00412AF5">
            <w:r>
              <w:rPr>
                <w:rFonts w:hint="eastAsia"/>
              </w:rPr>
              <w:t xml:space="preserve">  -- S.PHYSICAL_WRITE_BYTES</w:t>
            </w:r>
            <w:r>
              <w:t xml:space="preserve"> </w:t>
            </w:r>
            <w:r>
              <w:rPr>
                <w:rFonts w:hint="eastAsia"/>
              </w:rPr>
              <w:t>"</w:t>
            </w:r>
            <w:r>
              <w:rPr>
                <w:rFonts w:hint="eastAsia"/>
              </w:rPr>
              <w:t>物理写请求</w:t>
            </w:r>
            <w:r>
              <w:rPr>
                <w:rFonts w:hint="eastAsia"/>
              </w:rPr>
              <w:t>",</w:t>
            </w:r>
          </w:p>
          <w:p w14:paraId="09321A2B" w14:textId="77777777" w:rsidR="00412AF5" w:rsidRDefault="00412AF5" w:rsidP="00412AF5">
            <w:r>
              <w:rPr>
                <w:rFonts w:hint="eastAsia"/>
              </w:rPr>
              <w:t xml:space="preserve">  S.ROWS_PROCESSED</w:t>
            </w:r>
            <w:r>
              <w:t xml:space="preserve"> </w:t>
            </w:r>
            <w:r>
              <w:rPr>
                <w:rFonts w:hint="eastAsia"/>
              </w:rPr>
              <w:t>"</w:t>
            </w:r>
            <w:r>
              <w:rPr>
                <w:rFonts w:hint="eastAsia"/>
              </w:rPr>
              <w:t>返回行数</w:t>
            </w:r>
            <w:r>
              <w:rPr>
                <w:rFonts w:hint="eastAsia"/>
              </w:rPr>
              <w:t>",</w:t>
            </w:r>
          </w:p>
          <w:p w14:paraId="62229D50" w14:textId="77777777" w:rsidR="00412AF5" w:rsidRDefault="00412AF5" w:rsidP="00412AF5">
            <w:r>
              <w:rPr>
                <w:rFonts w:hint="eastAsia"/>
              </w:rPr>
              <w:t xml:space="preserve">  S.DISK_READS</w:t>
            </w:r>
            <w:r>
              <w:t xml:space="preserve"> </w:t>
            </w:r>
            <w:r>
              <w:rPr>
                <w:rFonts w:hint="eastAsia"/>
              </w:rPr>
              <w:t>"</w:t>
            </w:r>
            <w:r>
              <w:rPr>
                <w:rFonts w:hint="eastAsia"/>
              </w:rPr>
              <w:t>磁盘读</w:t>
            </w:r>
            <w:r>
              <w:rPr>
                <w:rFonts w:hint="eastAsia"/>
              </w:rPr>
              <w:t>",</w:t>
            </w:r>
          </w:p>
          <w:p w14:paraId="64FA0105" w14:textId="77777777" w:rsidR="00412AF5" w:rsidRDefault="00412AF5" w:rsidP="00412AF5">
            <w:r>
              <w:rPr>
                <w:rFonts w:hint="eastAsia"/>
              </w:rPr>
              <w:t xml:space="preserve">  S.DIRECT_WRITES</w:t>
            </w:r>
            <w:r>
              <w:t xml:space="preserve"> </w:t>
            </w:r>
            <w:r>
              <w:rPr>
                <w:rFonts w:hint="eastAsia"/>
              </w:rPr>
              <w:t>"</w:t>
            </w:r>
            <w:r>
              <w:rPr>
                <w:rFonts w:hint="eastAsia"/>
              </w:rPr>
              <w:t>直接路径写</w:t>
            </w:r>
            <w:r>
              <w:rPr>
                <w:rFonts w:hint="eastAsia"/>
              </w:rPr>
              <w:t>",</w:t>
            </w:r>
          </w:p>
          <w:p w14:paraId="6605F96D" w14:textId="77777777" w:rsidR="00412AF5" w:rsidRDefault="00412AF5" w:rsidP="00412AF5">
            <w:r>
              <w:t xml:space="preserve">  </w:t>
            </w:r>
            <w:proofErr w:type="gramStart"/>
            <w:r>
              <w:t>S.PARSING</w:t>
            </w:r>
            <w:proofErr w:type="gramEnd"/>
            <w:r>
              <w:t>_SCHEMA_NAME,</w:t>
            </w:r>
          </w:p>
          <w:p w14:paraId="0E3EB7EC" w14:textId="77777777" w:rsidR="00412AF5" w:rsidRDefault="00412AF5" w:rsidP="00412AF5">
            <w:r>
              <w:t xml:space="preserve">  </w:t>
            </w:r>
            <w:proofErr w:type="gramStart"/>
            <w:r>
              <w:t>S.LAST</w:t>
            </w:r>
            <w:proofErr w:type="gramEnd"/>
            <w:r>
              <w:t>_ACTIVE_TIME</w:t>
            </w:r>
          </w:p>
          <w:p w14:paraId="17228CBD" w14:textId="77777777" w:rsidR="00412AF5" w:rsidRDefault="00412AF5" w:rsidP="00412AF5">
            <w:r>
              <w:t xml:space="preserve">  FROM GV$SQLAREA S</w:t>
            </w:r>
          </w:p>
          <w:p w14:paraId="237DE463" w14:textId="77777777" w:rsidR="00412AF5" w:rsidRDefault="00412AF5" w:rsidP="00412AF5">
            <w:r>
              <w:t xml:space="preserve"> WHERE </w:t>
            </w:r>
            <w:proofErr w:type="gramStart"/>
            <w:r>
              <w:t>ROUND(</w:t>
            </w:r>
            <w:proofErr w:type="gramEnd"/>
            <w:r>
              <w:t>ELAPSED_TIME / 1000000 / (CASE</w:t>
            </w:r>
          </w:p>
          <w:p w14:paraId="2FAF6682" w14:textId="77777777" w:rsidR="00412AF5" w:rsidRDefault="00412AF5" w:rsidP="00412AF5">
            <w:r>
              <w:t xml:space="preserve">     WHEN (EXECUTIONS = 0 OR </w:t>
            </w:r>
            <w:proofErr w:type="gramStart"/>
            <w:r>
              <w:t>NVL(</w:t>
            </w:r>
            <w:proofErr w:type="gramEnd"/>
            <w:r>
              <w:t>EXECUTIONS, 1 ) = 1) THEN</w:t>
            </w:r>
          </w:p>
          <w:p w14:paraId="76FC5A12" w14:textId="77777777" w:rsidR="00412AF5" w:rsidRDefault="00412AF5" w:rsidP="00412AF5">
            <w:r>
              <w:lastRenderedPageBreak/>
              <w:t xml:space="preserve">      1</w:t>
            </w:r>
          </w:p>
          <w:p w14:paraId="4A18645E" w14:textId="77777777" w:rsidR="00412AF5" w:rsidRDefault="00412AF5" w:rsidP="00412AF5">
            <w:r>
              <w:t xml:space="preserve">     ELSE</w:t>
            </w:r>
          </w:p>
          <w:p w14:paraId="24CF3F7E" w14:textId="77777777" w:rsidR="00412AF5" w:rsidRDefault="00412AF5" w:rsidP="00412AF5">
            <w:r>
              <w:t xml:space="preserve">      EXECUTIONS</w:t>
            </w:r>
          </w:p>
          <w:p w14:paraId="3DC39A58" w14:textId="77777777" w:rsidR="00412AF5" w:rsidRDefault="00412AF5" w:rsidP="00412AF5">
            <w:r>
              <w:t xml:space="preserve">        END),</w:t>
            </w:r>
          </w:p>
          <w:p w14:paraId="1404E615" w14:textId="77777777" w:rsidR="00412AF5" w:rsidRDefault="00412AF5" w:rsidP="00412AF5">
            <w:r>
              <w:rPr>
                <w:rFonts w:hint="eastAsia"/>
              </w:rPr>
              <w:t xml:space="preserve">        2) &gt; 5 --100 0000</w:t>
            </w:r>
            <w:r>
              <w:rPr>
                <w:rFonts w:hint="eastAsia"/>
              </w:rPr>
              <w:t>微秒</w:t>
            </w:r>
            <w:r>
              <w:rPr>
                <w:rFonts w:hint="eastAsia"/>
              </w:rPr>
              <w:t>=1S</w:t>
            </w:r>
          </w:p>
          <w:p w14:paraId="1AFB6B61" w14:textId="77777777" w:rsidR="00412AF5" w:rsidRDefault="00412AF5" w:rsidP="00412AF5">
            <w:r>
              <w:t xml:space="preserve">   AND </w:t>
            </w:r>
            <w:proofErr w:type="gramStart"/>
            <w:r>
              <w:t>S.PARSING</w:t>
            </w:r>
            <w:proofErr w:type="gramEnd"/>
            <w:r>
              <w:t>_SCHEMA_NAME = USER</w:t>
            </w:r>
          </w:p>
          <w:p w14:paraId="3A53211C" w14:textId="77777777" w:rsidR="00412AF5" w:rsidRDefault="00412AF5" w:rsidP="00412AF5">
            <w:r>
              <w:t xml:space="preserve">   AND TO_</w:t>
            </w:r>
            <w:proofErr w:type="gramStart"/>
            <w:r>
              <w:t>CHAR(</w:t>
            </w:r>
            <w:proofErr w:type="gramEnd"/>
            <w:r>
              <w:t>S.LAST_LOAD_TIME, 'YYYY-MM-DD') =</w:t>
            </w:r>
          </w:p>
          <w:p w14:paraId="222A03D8" w14:textId="77777777" w:rsidR="00412AF5" w:rsidRDefault="00412AF5" w:rsidP="00412AF5">
            <w:r>
              <w:t xml:space="preserve">  TO_</w:t>
            </w:r>
            <w:proofErr w:type="gramStart"/>
            <w:r>
              <w:t>CHAR( SYSDATE</w:t>
            </w:r>
            <w:proofErr w:type="gramEnd"/>
            <w:r>
              <w:t>, 'YYYY-MM-DD' )</w:t>
            </w:r>
          </w:p>
          <w:p w14:paraId="40E232AF" w14:textId="77777777" w:rsidR="00412AF5" w:rsidRDefault="00412AF5" w:rsidP="00412AF5">
            <w:r>
              <w:t xml:space="preserve">   AND </w:t>
            </w:r>
            <w:proofErr w:type="gramStart"/>
            <w:r>
              <w:t>S.COMMAND</w:t>
            </w:r>
            <w:proofErr w:type="gramEnd"/>
            <w:r>
              <w:t>_TYPE IN (2 , 3, 5, 6 , 189)</w:t>
            </w:r>
          </w:p>
          <w:p w14:paraId="40BF4CC6" w14:textId="77777777" w:rsidR="00412AF5" w:rsidRDefault="00412AF5" w:rsidP="00412AF5">
            <w:r>
              <w:rPr>
                <w:rFonts w:hint="eastAsia"/>
              </w:rPr>
              <w:t xml:space="preserve"> ORDER BY "</w:t>
            </w:r>
            <w:r>
              <w:rPr>
                <w:rFonts w:hint="eastAsia"/>
              </w:rPr>
              <w:t>执行时间</w:t>
            </w:r>
            <w:r>
              <w:rPr>
                <w:rFonts w:hint="eastAsia"/>
              </w:rPr>
              <w:t>'S'" DESC;</w:t>
            </w:r>
          </w:p>
        </w:tc>
      </w:tr>
    </w:tbl>
    <w:p w14:paraId="0ECBD2B1" w14:textId="77777777" w:rsidR="00412AF5" w:rsidRDefault="00412AF5" w:rsidP="00B23461">
      <w:pPr>
        <w:pStyle w:val="2"/>
      </w:pPr>
      <w:bookmarkStart w:id="35" w:name="_Toc10018500"/>
      <w:r>
        <w:rPr>
          <w:rFonts w:hint="eastAsia"/>
        </w:rPr>
        <w:lastRenderedPageBreak/>
        <w:t>根据</w:t>
      </w:r>
      <w:proofErr w:type="spellStart"/>
      <w:r w:rsidR="00C452DC">
        <w:rPr>
          <w:rFonts w:hint="eastAsia"/>
        </w:rPr>
        <w:t>sql_id</w:t>
      </w:r>
      <w:proofErr w:type="spellEnd"/>
      <w:r w:rsidR="00C452DC">
        <w:rPr>
          <w:rFonts w:hint="eastAsia"/>
        </w:rPr>
        <w:t>查询执行计划</w:t>
      </w:r>
      <w:bookmarkEnd w:id="35"/>
    </w:p>
    <w:tbl>
      <w:tblPr>
        <w:tblStyle w:val="a9"/>
        <w:tblW w:w="0" w:type="auto"/>
        <w:tblInd w:w="360" w:type="dxa"/>
        <w:shd w:val="clear" w:color="auto" w:fill="E7E6E6" w:themeFill="background2"/>
        <w:tblLook w:val="04A0" w:firstRow="1" w:lastRow="0" w:firstColumn="1" w:lastColumn="0" w:noHBand="0" w:noVBand="1"/>
      </w:tblPr>
      <w:tblGrid>
        <w:gridCol w:w="8162"/>
      </w:tblGrid>
      <w:tr w:rsidR="00C452DC" w14:paraId="50160743" w14:textId="77777777" w:rsidTr="00C452DC">
        <w:tc>
          <w:tcPr>
            <w:tcW w:w="8522" w:type="dxa"/>
            <w:shd w:val="clear" w:color="auto" w:fill="E7E6E6" w:themeFill="background2"/>
          </w:tcPr>
          <w:p w14:paraId="3C5E783D" w14:textId="77777777" w:rsidR="00C452DC" w:rsidRDefault="00C452DC" w:rsidP="00C452DC">
            <w:pPr>
              <w:pStyle w:val="aa"/>
              <w:ind w:firstLineChars="0" w:firstLine="0"/>
            </w:pPr>
            <w:r w:rsidRPr="00C452DC">
              <w:t>select * from table(</w:t>
            </w:r>
            <w:proofErr w:type="spellStart"/>
            <w:r w:rsidRPr="00C452DC">
              <w:t>dbms_</w:t>
            </w:r>
            <w:proofErr w:type="gramStart"/>
            <w:r w:rsidRPr="00C452DC">
              <w:t>xplan.display</w:t>
            </w:r>
            <w:proofErr w:type="gramEnd"/>
            <w:r w:rsidRPr="00C452DC">
              <w:t>_awr</w:t>
            </w:r>
            <w:proofErr w:type="spellEnd"/>
            <w:r w:rsidRPr="00C452DC">
              <w:t>('</w:t>
            </w:r>
            <w:proofErr w:type="spellStart"/>
            <w:r w:rsidRPr="00C452DC">
              <w:t>sql_id</w:t>
            </w:r>
            <w:proofErr w:type="spellEnd"/>
            <w:r w:rsidRPr="00C452DC">
              <w:t>'));</w:t>
            </w:r>
          </w:p>
          <w:p w14:paraId="0F378EE2" w14:textId="77777777" w:rsidR="00C452DC" w:rsidRDefault="00C452DC" w:rsidP="00C452DC">
            <w:pPr>
              <w:pStyle w:val="aa"/>
              <w:ind w:firstLineChars="0" w:firstLine="0"/>
            </w:pPr>
            <w:r>
              <w:rPr>
                <w:rFonts w:hint="eastAsia"/>
              </w:rPr>
              <w:t>或者</w:t>
            </w:r>
          </w:p>
          <w:p w14:paraId="61713BF5" w14:textId="77777777" w:rsidR="00C452DC" w:rsidRDefault="00C452DC" w:rsidP="00C452DC">
            <w:pPr>
              <w:pStyle w:val="aa"/>
              <w:ind w:firstLineChars="0" w:firstLine="0"/>
            </w:pPr>
            <w:r w:rsidRPr="00C452DC">
              <w:t xml:space="preserve">select * from </w:t>
            </w:r>
            <w:proofErr w:type="gramStart"/>
            <w:r w:rsidRPr="00C452DC">
              <w:t>table(</w:t>
            </w:r>
            <w:proofErr w:type="spellStart"/>
            <w:proofErr w:type="gramEnd"/>
            <w:r w:rsidRPr="00C452DC">
              <w:t>dbms_xplan.display_cursor</w:t>
            </w:r>
            <w:proofErr w:type="spellEnd"/>
            <w:r w:rsidRPr="00C452DC">
              <w:t>('</w:t>
            </w:r>
            <w:proofErr w:type="spellStart"/>
            <w:r w:rsidRPr="00C452DC">
              <w:t>sql_id',null,'ADVANCED</w:t>
            </w:r>
            <w:proofErr w:type="spellEnd"/>
            <w:r w:rsidRPr="00C452DC">
              <w:t xml:space="preserve"> ALLSTATS LAST PEEKED_BINDS'));</w:t>
            </w:r>
          </w:p>
        </w:tc>
      </w:tr>
    </w:tbl>
    <w:p w14:paraId="78216656" w14:textId="77777777" w:rsidR="00C452DC" w:rsidRDefault="00C452DC" w:rsidP="00B23461">
      <w:pPr>
        <w:pStyle w:val="2"/>
      </w:pPr>
      <w:bookmarkStart w:id="36" w:name="_Toc10018501"/>
      <w:r>
        <w:rPr>
          <w:rFonts w:hint="eastAsia"/>
        </w:rPr>
        <w:t>获取一个</w:t>
      </w:r>
      <w:r>
        <w:rPr>
          <w:rFonts w:hint="eastAsia"/>
        </w:rPr>
        <w:t>SQL</w:t>
      </w:r>
      <w:r>
        <w:rPr>
          <w:rFonts w:hint="eastAsia"/>
        </w:rPr>
        <w:t>绑定的变量</w:t>
      </w:r>
      <w:bookmarkEnd w:id="36"/>
    </w:p>
    <w:tbl>
      <w:tblPr>
        <w:tblStyle w:val="a9"/>
        <w:tblW w:w="0" w:type="auto"/>
        <w:tblInd w:w="360" w:type="dxa"/>
        <w:shd w:val="clear" w:color="auto" w:fill="E7E6E6" w:themeFill="background2"/>
        <w:tblLook w:val="04A0" w:firstRow="1" w:lastRow="0" w:firstColumn="1" w:lastColumn="0" w:noHBand="0" w:noVBand="1"/>
      </w:tblPr>
      <w:tblGrid>
        <w:gridCol w:w="8162"/>
      </w:tblGrid>
      <w:tr w:rsidR="00C452DC" w14:paraId="08FCA1D0" w14:textId="77777777" w:rsidTr="00C452DC">
        <w:tc>
          <w:tcPr>
            <w:tcW w:w="8522" w:type="dxa"/>
            <w:shd w:val="clear" w:color="auto" w:fill="E7E6E6" w:themeFill="background2"/>
          </w:tcPr>
          <w:p w14:paraId="345FD8A5" w14:textId="77777777" w:rsidR="00C452DC" w:rsidRDefault="00C452DC" w:rsidP="00615434">
            <w:r>
              <w:t xml:space="preserve">SELECT </w:t>
            </w:r>
            <w:proofErr w:type="spellStart"/>
            <w:r>
              <w:t>t.VALUE_STRING</w:t>
            </w:r>
            <w:proofErr w:type="spellEnd"/>
            <w:r>
              <w:t xml:space="preserve">, </w:t>
            </w:r>
            <w:proofErr w:type="spellStart"/>
            <w:r>
              <w:t>t.VALUE_ANYDATA</w:t>
            </w:r>
            <w:proofErr w:type="spellEnd"/>
            <w:r w:rsidR="00615434">
              <w:t xml:space="preserve"> </w:t>
            </w:r>
            <w:r>
              <w:t xml:space="preserve">FROM </w:t>
            </w:r>
            <w:proofErr w:type="spellStart"/>
            <w:r>
              <w:t>v$sql_bind_capture</w:t>
            </w:r>
            <w:proofErr w:type="spellEnd"/>
            <w:r>
              <w:t xml:space="preserve"> t</w:t>
            </w:r>
            <w:r w:rsidR="00615434">
              <w:t xml:space="preserve"> </w:t>
            </w:r>
            <w:r>
              <w:t xml:space="preserve">WHERE </w:t>
            </w:r>
            <w:proofErr w:type="spellStart"/>
            <w:r>
              <w:t>sql_id</w:t>
            </w:r>
            <w:proofErr w:type="spellEnd"/>
            <w:r>
              <w:t xml:space="preserve"> = '</w:t>
            </w:r>
            <w:proofErr w:type="spellStart"/>
            <w:r w:rsidR="00615434">
              <w:rPr>
                <w:rFonts w:hint="eastAsia"/>
              </w:rPr>
              <w:t>sql</w:t>
            </w:r>
            <w:r w:rsidR="00615434">
              <w:t>_id</w:t>
            </w:r>
            <w:proofErr w:type="spellEnd"/>
            <w:r>
              <w:t>';</w:t>
            </w:r>
          </w:p>
          <w:p w14:paraId="5C06FEE4" w14:textId="77777777" w:rsidR="00615434" w:rsidRDefault="00615434" w:rsidP="00615434"/>
          <w:p w14:paraId="136D5F93" w14:textId="77777777" w:rsidR="00615434" w:rsidRDefault="00615434" w:rsidP="00615434">
            <w:r>
              <w:t xml:space="preserve">SELECT </w:t>
            </w:r>
            <w:proofErr w:type="spellStart"/>
            <w:r>
              <w:t>snap_id</w:t>
            </w:r>
            <w:proofErr w:type="spellEnd"/>
            <w:r>
              <w:t xml:space="preserve">, NAME, position, </w:t>
            </w:r>
            <w:proofErr w:type="spellStart"/>
            <w:r>
              <w:t>value_string</w:t>
            </w:r>
            <w:proofErr w:type="spellEnd"/>
            <w:r>
              <w:t xml:space="preserve">, </w:t>
            </w:r>
            <w:proofErr w:type="spellStart"/>
            <w:r>
              <w:t>last_captured</w:t>
            </w:r>
            <w:proofErr w:type="spellEnd"/>
            <w:r>
              <w:t xml:space="preserve">, WAS_CAPTURED FROM </w:t>
            </w:r>
            <w:proofErr w:type="spellStart"/>
            <w:r>
              <w:t>dba_hist_sqlbind</w:t>
            </w:r>
            <w:proofErr w:type="spellEnd"/>
            <w:r>
              <w:t xml:space="preserve"> WHERE </w:t>
            </w:r>
            <w:proofErr w:type="spellStart"/>
            <w:r>
              <w:t>sql_id</w:t>
            </w:r>
            <w:proofErr w:type="spellEnd"/>
            <w:r>
              <w:t xml:space="preserve"> = '</w:t>
            </w:r>
            <w:r>
              <w:rPr>
                <w:rFonts w:hint="eastAsia"/>
              </w:rPr>
              <w:t xml:space="preserve"> </w:t>
            </w:r>
            <w:proofErr w:type="spellStart"/>
            <w:r>
              <w:rPr>
                <w:rFonts w:hint="eastAsia"/>
              </w:rPr>
              <w:t>sql</w:t>
            </w:r>
            <w:r>
              <w:t>_id</w:t>
            </w:r>
            <w:proofErr w:type="spellEnd"/>
            <w:r>
              <w:t xml:space="preserve"> ';</w:t>
            </w:r>
          </w:p>
          <w:p w14:paraId="65F84FB6" w14:textId="77777777" w:rsidR="00651DFD" w:rsidRDefault="00651DFD" w:rsidP="00651DFD">
            <w:pPr>
              <w:shd w:val="clear" w:color="auto" w:fill="E7E6E6" w:themeFill="background2"/>
            </w:pPr>
          </w:p>
          <w:p w14:paraId="0216D3A2" w14:textId="77777777" w:rsidR="00651DFD" w:rsidRPr="00651DFD" w:rsidRDefault="00651DFD" w:rsidP="00651DFD">
            <w:pPr>
              <w:widowControl/>
              <w:shd w:val="clear" w:color="auto" w:fill="E7E6E6" w:themeFill="background2"/>
              <w:spacing w:before="120"/>
              <w:jc w:val="left"/>
            </w:pPr>
            <w:r w:rsidRPr="00651DFD">
              <w:t>SELECT</w:t>
            </w:r>
            <w:r w:rsidRPr="00651DFD">
              <w:rPr>
                <w:rFonts w:hint="eastAsia"/>
              </w:rPr>
              <w:t> </w:t>
            </w:r>
          </w:p>
          <w:p w14:paraId="40C1B183" w14:textId="77777777" w:rsidR="00651DFD" w:rsidRPr="00651DFD" w:rsidRDefault="00651DFD" w:rsidP="00651DFD">
            <w:pPr>
              <w:widowControl/>
              <w:shd w:val="clear" w:color="auto" w:fill="E7E6E6" w:themeFill="background2"/>
              <w:spacing w:before="120"/>
              <w:jc w:val="left"/>
            </w:pPr>
            <w:proofErr w:type="spellStart"/>
            <w:r w:rsidRPr="00651DFD">
              <w:t>dbms_</w:t>
            </w:r>
            <w:proofErr w:type="gramStart"/>
            <w:r w:rsidRPr="00651DFD">
              <w:t>sqltune.extract</w:t>
            </w:r>
            <w:proofErr w:type="gramEnd"/>
            <w:r w:rsidRPr="00651DFD">
              <w:t>_bind</w:t>
            </w:r>
            <w:proofErr w:type="spellEnd"/>
            <w:r w:rsidRPr="00651DFD">
              <w:t>(</w:t>
            </w:r>
            <w:proofErr w:type="spellStart"/>
            <w:r w:rsidRPr="00651DFD">
              <w:t>bind_data</w:t>
            </w:r>
            <w:proofErr w:type="spellEnd"/>
            <w:r w:rsidRPr="00651DFD">
              <w:t>, 1).</w:t>
            </w:r>
            <w:proofErr w:type="spellStart"/>
            <w:r w:rsidRPr="00651DFD">
              <w:t>value_string</w:t>
            </w:r>
            <w:proofErr w:type="spellEnd"/>
            <w:r w:rsidRPr="00651DFD">
              <w:t> AS a,</w:t>
            </w:r>
            <w:r w:rsidRPr="00651DFD">
              <w:rPr>
                <w:rFonts w:hint="eastAsia"/>
              </w:rPr>
              <w:t> </w:t>
            </w:r>
          </w:p>
          <w:p w14:paraId="61C3C941" w14:textId="77777777" w:rsidR="00651DFD" w:rsidRPr="00651DFD" w:rsidRDefault="00651DFD" w:rsidP="00651DFD">
            <w:pPr>
              <w:widowControl/>
              <w:shd w:val="clear" w:color="auto" w:fill="E7E6E6" w:themeFill="background2"/>
              <w:spacing w:before="120"/>
              <w:jc w:val="left"/>
            </w:pPr>
            <w:proofErr w:type="spellStart"/>
            <w:r w:rsidRPr="00651DFD">
              <w:t>dbms_</w:t>
            </w:r>
            <w:proofErr w:type="gramStart"/>
            <w:r w:rsidRPr="00651DFD">
              <w:t>sqltune.extract</w:t>
            </w:r>
            <w:proofErr w:type="gramEnd"/>
            <w:r w:rsidRPr="00651DFD">
              <w:t>_bind</w:t>
            </w:r>
            <w:proofErr w:type="spellEnd"/>
            <w:r w:rsidRPr="00651DFD">
              <w:t>(</w:t>
            </w:r>
            <w:proofErr w:type="spellStart"/>
            <w:r w:rsidRPr="00651DFD">
              <w:t>bind_data</w:t>
            </w:r>
            <w:proofErr w:type="spellEnd"/>
            <w:r w:rsidRPr="00651DFD">
              <w:t>, 2).</w:t>
            </w:r>
            <w:proofErr w:type="spellStart"/>
            <w:r w:rsidRPr="00651DFD">
              <w:t>value_string</w:t>
            </w:r>
            <w:proofErr w:type="spellEnd"/>
            <w:r w:rsidRPr="00651DFD">
              <w:t> AS b</w:t>
            </w:r>
          </w:p>
          <w:p w14:paraId="2F0CAB37" w14:textId="77777777" w:rsidR="00651DFD" w:rsidRPr="00651DFD" w:rsidRDefault="00651DFD" w:rsidP="00651DFD">
            <w:pPr>
              <w:widowControl/>
              <w:shd w:val="clear" w:color="auto" w:fill="E7E6E6" w:themeFill="background2"/>
              <w:spacing w:before="120"/>
              <w:jc w:val="left"/>
            </w:pPr>
            <w:r w:rsidRPr="00651DFD">
              <w:t>FROM </w:t>
            </w:r>
            <w:proofErr w:type="spellStart"/>
            <w:r w:rsidRPr="00651DFD">
              <w:t>wrh</w:t>
            </w:r>
            <w:proofErr w:type="spellEnd"/>
            <w:r w:rsidRPr="00651DFD">
              <w:t>$_</w:t>
            </w:r>
            <w:proofErr w:type="spellStart"/>
            <w:r w:rsidRPr="00651DFD">
              <w:t>sqlstat</w:t>
            </w:r>
            <w:proofErr w:type="spellEnd"/>
          </w:p>
          <w:p w14:paraId="14112657" w14:textId="77777777" w:rsidR="00651DFD" w:rsidRPr="00651DFD" w:rsidRDefault="00651DFD" w:rsidP="00651DFD">
            <w:pPr>
              <w:widowControl/>
              <w:shd w:val="clear" w:color="auto" w:fill="E7E6E6" w:themeFill="background2"/>
              <w:spacing w:before="120"/>
              <w:jc w:val="left"/>
            </w:pPr>
            <w:r w:rsidRPr="00651DFD">
              <w:t>WHERE </w:t>
            </w:r>
            <w:proofErr w:type="spellStart"/>
            <w:r w:rsidRPr="00651DFD">
              <w:t>sql_id</w:t>
            </w:r>
            <w:proofErr w:type="spellEnd"/>
            <w:r w:rsidRPr="00651DFD">
              <w:t> =</w:t>
            </w:r>
            <w:r w:rsidRPr="00651DFD">
              <w:rPr>
                <w:rFonts w:hint="eastAsia"/>
              </w:rPr>
              <w:t> </w:t>
            </w:r>
            <w:r w:rsidRPr="00651DFD">
              <w:t>'</w:t>
            </w:r>
            <w:proofErr w:type="spellStart"/>
            <w:r>
              <w:rPr>
                <w:rFonts w:hint="eastAsia"/>
              </w:rPr>
              <w:t>sql</w:t>
            </w:r>
            <w:r>
              <w:t>_id</w:t>
            </w:r>
            <w:proofErr w:type="spellEnd"/>
            <w:r w:rsidRPr="00651DFD">
              <w:t>';</w:t>
            </w:r>
          </w:p>
          <w:p w14:paraId="70F88469" w14:textId="77777777" w:rsidR="00651DFD" w:rsidRPr="00651DFD" w:rsidRDefault="00651DFD" w:rsidP="00615434"/>
        </w:tc>
      </w:tr>
    </w:tbl>
    <w:p w14:paraId="5ED8712B" w14:textId="77777777" w:rsidR="00C452DC" w:rsidRDefault="00651DFD" w:rsidP="00C452DC">
      <w:pPr>
        <w:pStyle w:val="aa"/>
        <w:ind w:left="360" w:firstLineChars="0" w:firstLine="0"/>
      </w:pPr>
      <w:r>
        <w:rPr>
          <w:rFonts w:hint="eastAsia"/>
        </w:rPr>
        <w:t>不一定好使</w:t>
      </w:r>
      <w:r>
        <w:t>…</w:t>
      </w:r>
    </w:p>
    <w:p w14:paraId="307A58D6" w14:textId="77777777" w:rsidR="00C452DC" w:rsidRDefault="00651DFD" w:rsidP="00B23461">
      <w:pPr>
        <w:pStyle w:val="2"/>
      </w:pPr>
      <w:bookmarkStart w:id="37" w:name="_Toc10018502"/>
      <w:r>
        <w:rPr>
          <w:rFonts w:hint="eastAsia"/>
        </w:rPr>
        <w:t>通过</w:t>
      </w:r>
      <w:proofErr w:type="spellStart"/>
      <w:r>
        <w:t>snap</w:t>
      </w:r>
      <w:r>
        <w:rPr>
          <w:rFonts w:hint="eastAsia"/>
        </w:rPr>
        <w:t>_</w:t>
      </w:r>
      <w:r>
        <w:t>id</w:t>
      </w:r>
      <w:proofErr w:type="spellEnd"/>
      <w:r>
        <w:rPr>
          <w:rFonts w:hint="eastAsia"/>
        </w:rPr>
        <w:t>查看系统时间</w:t>
      </w:r>
      <w:bookmarkEnd w:id="37"/>
    </w:p>
    <w:tbl>
      <w:tblPr>
        <w:tblStyle w:val="a9"/>
        <w:tblW w:w="0" w:type="auto"/>
        <w:tblInd w:w="360" w:type="dxa"/>
        <w:shd w:val="clear" w:color="auto" w:fill="E7E6E6" w:themeFill="background2"/>
        <w:tblLook w:val="04A0" w:firstRow="1" w:lastRow="0" w:firstColumn="1" w:lastColumn="0" w:noHBand="0" w:noVBand="1"/>
      </w:tblPr>
      <w:tblGrid>
        <w:gridCol w:w="8162"/>
      </w:tblGrid>
      <w:tr w:rsidR="00651DFD" w14:paraId="2E9D30FA" w14:textId="77777777" w:rsidTr="00651DFD">
        <w:tc>
          <w:tcPr>
            <w:tcW w:w="8522" w:type="dxa"/>
            <w:shd w:val="clear" w:color="auto" w:fill="E7E6E6" w:themeFill="background2"/>
          </w:tcPr>
          <w:p w14:paraId="60AED7E4" w14:textId="77777777" w:rsidR="00651DFD" w:rsidRDefault="00651DFD" w:rsidP="00651DFD">
            <w:pPr>
              <w:pStyle w:val="aa"/>
              <w:ind w:firstLineChars="0" w:firstLine="0"/>
            </w:pPr>
            <w:r w:rsidRPr="00651DFD">
              <w:t>select * from DBA_HIST_</w:t>
            </w:r>
            <w:proofErr w:type="gramStart"/>
            <w:r w:rsidRPr="00651DFD">
              <w:t>SNAPSHOT ;</w:t>
            </w:r>
            <w:proofErr w:type="gramEnd"/>
          </w:p>
        </w:tc>
      </w:tr>
    </w:tbl>
    <w:p w14:paraId="5F6CB6EB" w14:textId="77777777" w:rsidR="00615434" w:rsidRDefault="00615434">
      <w:r>
        <w:rPr>
          <w:rFonts w:hint="eastAsia"/>
        </w:rPr>
        <w:t>注意：</w:t>
      </w:r>
      <w:r>
        <w:rPr>
          <w:rFonts w:hint="eastAsia"/>
        </w:rPr>
        <w:t>v</w:t>
      </w:r>
      <w:r>
        <w:t>$</w:t>
      </w:r>
      <w:r>
        <w:rPr>
          <w:rFonts w:hint="eastAsia"/>
        </w:rPr>
        <w:t>开头的视图仅可以用来查询当前连接的数据库节点的信息，如果需要查看集群全局信息，需要查询</w:t>
      </w:r>
      <w:proofErr w:type="spellStart"/>
      <w:r>
        <w:rPr>
          <w:rFonts w:hint="eastAsia"/>
        </w:rPr>
        <w:t>gv</w:t>
      </w:r>
      <w:proofErr w:type="spellEnd"/>
      <w:r>
        <w:t>$</w:t>
      </w:r>
      <w:r>
        <w:rPr>
          <w:rFonts w:hint="eastAsia"/>
        </w:rPr>
        <w:t>开头的视图。</w:t>
      </w:r>
    </w:p>
    <w:sectPr w:rsidR="006154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60DE3" w14:textId="77777777" w:rsidR="005434D6" w:rsidRDefault="005434D6" w:rsidP="009761C1">
      <w:r>
        <w:separator/>
      </w:r>
    </w:p>
  </w:endnote>
  <w:endnote w:type="continuationSeparator" w:id="0">
    <w:p w14:paraId="70CBD639" w14:textId="77777777" w:rsidR="005434D6" w:rsidRDefault="005434D6" w:rsidP="00976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33A6B" w14:textId="77777777" w:rsidR="005434D6" w:rsidRDefault="005434D6" w:rsidP="009761C1">
      <w:r>
        <w:separator/>
      </w:r>
    </w:p>
  </w:footnote>
  <w:footnote w:type="continuationSeparator" w:id="0">
    <w:p w14:paraId="0341FF28" w14:textId="77777777" w:rsidR="005434D6" w:rsidRDefault="005434D6" w:rsidP="009761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7A1592"/>
    <w:multiLevelType w:val="singleLevel"/>
    <w:tmpl w:val="857A1592"/>
    <w:lvl w:ilvl="0">
      <w:start w:val="2"/>
      <w:numFmt w:val="decimal"/>
      <w:suff w:val="nothing"/>
      <w:lvlText w:val="%1、"/>
      <w:lvlJc w:val="left"/>
    </w:lvl>
  </w:abstractNum>
  <w:abstractNum w:abstractNumId="1" w15:restartNumberingAfterBreak="0">
    <w:nsid w:val="97AB49D3"/>
    <w:multiLevelType w:val="multilevel"/>
    <w:tmpl w:val="97AB49D3"/>
    <w:lvl w:ilvl="0">
      <w:start w:val="2"/>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9EFEAC64"/>
    <w:multiLevelType w:val="singleLevel"/>
    <w:tmpl w:val="9EFEAC64"/>
    <w:lvl w:ilvl="0">
      <w:start w:val="3"/>
      <w:numFmt w:val="decimal"/>
      <w:suff w:val="nothing"/>
      <w:lvlText w:val="%1、"/>
      <w:lvlJc w:val="left"/>
    </w:lvl>
  </w:abstractNum>
  <w:abstractNum w:abstractNumId="3" w15:restartNumberingAfterBreak="0">
    <w:nsid w:val="E7F07AA0"/>
    <w:multiLevelType w:val="singleLevel"/>
    <w:tmpl w:val="E7F07AA0"/>
    <w:lvl w:ilvl="0">
      <w:start w:val="9"/>
      <w:numFmt w:val="chineseCounting"/>
      <w:suff w:val="nothing"/>
      <w:lvlText w:val="%1、"/>
      <w:lvlJc w:val="left"/>
      <w:rPr>
        <w:rFonts w:hint="eastAsia"/>
      </w:rPr>
    </w:lvl>
  </w:abstractNum>
  <w:abstractNum w:abstractNumId="4" w15:restartNumberingAfterBreak="0">
    <w:nsid w:val="1F066C45"/>
    <w:multiLevelType w:val="hybridMultilevel"/>
    <w:tmpl w:val="EE7A6182"/>
    <w:lvl w:ilvl="0" w:tplc="3DDA3D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C02FF3"/>
    <w:multiLevelType w:val="multilevel"/>
    <w:tmpl w:val="20C02FF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1C6525E"/>
    <w:multiLevelType w:val="multilevel"/>
    <w:tmpl w:val="57163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CA0398"/>
    <w:multiLevelType w:val="multilevel"/>
    <w:tmpl w:val="21CA0398"/>
    <w:lvl w:ilvl="0">
      <w:start w:val="1"/>
      <w:numFmt w:val="decimalEnclosedCircle"/>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3503EBBC"/>
    <w:multiLevelType w:val="singleLevel"/>
    <w:tmpl w:val="3503EBBC"/>
    <w:lvl w:ilvl="0">
      <w:start w:val="1"/>
      <w:numFmt w:val="decimal"/>
      <w:suff w:val="nothing"/>
      <w:lvlText w:val="（%1）"/>
      <w:lvlJc w:val="left"/>
    </w:lvl>
  </w:abstractNum>
  <w:abstractNum w:abstractNumId="9" w15:restartNumberingAfterBreak="0">
    <w:nsid w:val="35A2C946"/>
    <w:multiLevelType w:val="singleLevel"/>
    <w:tmpl w:val="35A2C946"/>
    <w:lvl w:ilvl="0">
      <w:start w:val="2"/>
      <w:numFmt w:val="chineseCounting"/>
      <w:suff w:val="nothing"/>
      <w:lvlText w:val="%1、"/>
      <w:lvlJc w:val="left"/>
      <w:rPr>
        <w:rFonts w:hint="eastAsia"/>
      </w:rPr>
    </w:lvl>
  </w:abstractNum>
  <w:abstractNum w:abstractNumId="10" w15:restartNumberingAfterBreak="0">
    <w:nsid w:val="706F1DB1"/>
    <w:multiLevelType w:val="multilevel"/>
    <w:tmpl w:val="706F1DB1"/>
    <w:lvl w:ilvl="0">
      <w:start w:val="1"/>
      <w:numFmt w:val="decimal"/>
      <w:lvlText w:val="%1、"/>
      <w:lvlJc w:val="left"/>
      <w:pPr>
        <w:ind w:left="360" w:hanging="360"/>
      </w:pPr>
      <w:rPr>
        <w:rFonts w:asciiTheme="minorHAnsi" w:hAnsiTheme="minorHAnsi" w:cstheme="minorBidi"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9"/>
  </w:num>
  <w:num w:numId="4">
    <w:abstractNumId w:val="0"/>
  </w:num>
  <w:num w:numId="5">
    <w:abstractNumId w:val="3"/>
  </w:num>
  <w:num w:numId="6">
    <w:abstractNumId w:val="10"/>
  </w:num>
  <w:num w:numId="7">
    <w:abstractNumId w:val="8"/>
  </w:num>
  <w:num w:numId="8">
    <w:abstractNumId w:val="5"/>
  </w:num>
  <w:num w:numId="9">
    <w:abstractNumId w:val="7"/>
  </w:num>
  <w:num w:numId="10">
    <w:abstractNumId w:val="4"/>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杨自明">
    <w15:presenceInfo w15:providerId="AD" w15:userId="S-1-5-21-1606980848-436374069-682003330-293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6"/>
  <w:embedSystemFonts/>
  <w:bordersDoNotSurroundHeader/>
  <w:bordersDoNotSurroundFooter/>
  <w:proofState w:spelling="clean" w:grammar="clean"/>
  <w:trackRevision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76869"/>
    <w:rsid w:val="000225D0"/>
    <w:rsid w:val="0002589E"/>
    <w:rsid w:val="000450B6"/>
    <w:rsid w:val="000479D5"/>
    <w:rsid w:val="00072006"/>
    <w:rsid w:val="000930D0"/>
    <w:rsid w:val="00094175"/>
    <w:rsid w:val="000A0B55"/>
    <w:rsid w:val="000E0D61"/>
    <w:rsid w:val="000F4110"/>
    <w:rsid w:val="000F42F2"/>
    <w:rsid w:val="001341B7"/>
    <w:rsid w:val="00176B46"/>
    <w:rsid w:val="001C55FA"/>
    <w:rsid w:val="001F3B88"/>
    <w:rsid w:val="00202262"/>
    <w:rsid w:val="002056B5"/>
    <w:rsid w:val="00282E35"/>
    <w:rsid w:val="00283933"/>
    <w:rsid w:val="00294E5D"/>
    <w:rsid w:val="002B02B6"/>
    <w:rsid w:val="002B3509"/>
    <w:rsid w:val="002B4494"/>
    <w:rsid w:val="002F5018"/>
    <w:rsid w:val="00304A15"/>
    <w:rsid w:val="003057D0"/>
    <w:rsid w:val="003122F2"/>
    <w:rsid w:val="00317AAA"/>
    <w:rsid w:val="00350EBE"/>
    <w:rsid w:val="00354BCC"/>
    <w:rsid w:val="00373DA1"/>
    <w:rsid w:val="00390A06"/>
    <w:rsid w:val="003A60BF"/>
    <w:rsid w:val="003C0389"/>
    <w:rsid w:val="003C072F"/>
    <w:rsid w:val="003C475A"/>
    <w:rsid w:val="003E469E"/>
    <w:rsid w:val="003F27B9"/>
    <w:rsid w:val="003F5A9D"/>
    <w:rsid w:val="00412AF5"/>
    <w:rsid w:val="00462131"/>
    <w:rsid w:val="004809F4"/>
    <w:rsid w:val="004839B1"/>
    <w:rsid w:val="00484247"/>
    <w:rsid w:val="004A4201"/>
    <w:rsid w:val="004A7339"/>
    <w:rsid w:val="004B07EA"/>
    <w:rsid w:val="005049BA"/>
    <w:rsid w:val="00515CD1"/>
    <w:rsid w:val="005434D6"/>
    <w:rsid w:val="00545779"/>
    <w:rsid w:val="005641D0"/>
    <w:rsid w:val="005824C2"/>
    <w:rsid w:val="005911A2"/>
    <w:rsid w:val="005C4D26"/>
    <w:rsid w:val="00600197"/>
    <w:rsid w:val="00615434"/>
    <w:rsid w:val="006227E9"/>
    <w:rsid w:val="00651DFD"/>
    <w:rsid w:val="00666E2F"/>
    <w:rsid w:val="00680384"/>
    <w:rsid w:val="006833C5"/>
    <w:rsid w:val="00693305"/>
    <w:rsid w:val="006C531E"/>
    <w:rsid w:val="00705034"/>
    <w:rsid w:val="0072321C"/>
    <w:rsid w:val="00724147"/>
    <w:rsid w:val="00726A33"/>
    <w:rsid w:val="00734118"/>
    <w:rsid w:val="00760888"/>
    <w:rsid w:val="00765676"/>
    <w:rsid w:val="007854FC"/>
    <w:rsid w:val="007943FD"/>
    <w:rsid w:val="007A6CD2"/>
    <w:rsid w:val="007A6FBB"/>
    <w:rsid w:val="007F17B9"/>
    <w:rsid w:val="007F3B6D"/>
    <w:rsid w:val="00827787"/>
    <w:rsid w:val="00851463"/>
    <w:rsid w:val="00854D01"/>
    <w:rsid w:val="00872B9A"/>
    <w:rsid w:val="00891A23"/>
    <w:rsid w:val="008D08AA"/>
    <w:rsid w:val="00913063"/>
    <w:rsid w:val="009761C1"/>
    <w:rsid w:val="00994D65"/>
    <w:rsid w:val="00997BEA"/>
    <w:rsid w:val="009B3684"/>
    <w:rsid w:val="009B7BF9"/>
    <w:rsid w:val="009D5EE6"/>
    <w:rsid w:val="009D6188"/>
    <w:rsid w:val="00A2361E"/>
    <w:rsid w:val="00A36826"/>
    <w:rsid w:val="00A50A93"/>
    <w:rsid w:val="00A7474A"/>
    <w:rsid w:val="00A85709"/>
    <w:rsid w:val="00A85935"/>
    <w:rsid w:val="00AB0C75"/>
    <w:rsid w:val="00AB2C4B"/>
    <w:rsid w:val="00AB38AA"/>
    <w:rsid w:val="00AD0FEA"/>
    <w:rsid w:val="00AF6AE7"/>
    <w:rsid w:val="00AF6CD6"/>
    <w:rsid w:val="00B23461"/>
    <w:rsid w:val="00B26C28"/>
    <w:rsid w:val="00B277BB"/>
    <w:rsid w:val="00B4075B"/>
    <w:rsid w:val="00B424F6"/>
    <w:rsid w:val="00B56B42"/>
    <w:rsid w:val="00B57F13"/>
    <w:rsid w:val="00B76869"/>
    <w:rsid w:val="00B83BC0"/>
    <w:rsid w:val="00B90F0B"/>
    <w:rsid w:val="00BB7655"/>
    <w:rsid w:val="00BC7FAD"/>
    <w:rsid w:val="00C146B4"/>
    <w:rsid w:val="00C17EF1"/>
    <w:rsid w:val="00C452DC"/>
    <w:rsid w:val="00C53583"/>
    <w:rsid w:val="00C66006"/>
    <w:rsid w:val="00C7194B"/>
    <w:rsid w:val="00C801E9"/>
    <w:rsid w:val="00CE2EE7"/>
    <w:rsid w:val="00CE778F"/>
    <w:rsid w:val="00D14AFB"/>
    <w:rsid w:val="00D249A1"/>
    <w:rsid w:val="00D25C47"/>
    <w:rsid w:val="00D26B86"/>
    <w:rsid w:val="00D400AD"/>
    <w:rsid w:val="00D41223"/>
    <w:rsid w:val="00D50C30"/>
    <w:rsid w:val="00D66417"/>
    <w:rsid w:val="00D75C5C"/>
    <w:rsid w:val="00D76B50"/>
    <w:rsid w:val="00D9157A"/>
    <w:rsid w:val="00DA1540"/>
    <w:rsid w:val="00DC3237"/>
    <w:rsid w:val="00DC5096"/>
    <w:rsid w:val="00DC673C"/>
    <w:rsid w:val="00E04BB6"/>
    <w:rsid w:val="00E05940"/>
    <w:rsid w:val="00E10DF6"/>
    <w:rsid w:val="00E36652"/>
    <w:rsid w:val="00E6447A"/>
    <w:rsid w:val="00EB55CF"/>
    <w:rsid w:val="00EC3FC5"/>
    <w:rsid w:val="00ED06F6"/>
    <w:rsid w:val="00ED5B0D"/>
    <w:rsid w:val="00EF17F5"/>
    <w:rsid w:val="00F23353"/>
    <w:rsid w:val="00F248BD"/>
    <w:rsid w:val="00F33529"/>
    <w:rsid w:val="00F56A6F"/>
    <w:rsid w:val="00F57DBC"/>
    <w:rsid w:val="00F9566E"/>
    <w:rsid w:val="00FC662A"/>
    <w:rsid w:val="00FD4625"/>
    <w:rsid w:val="00FF5CB2"/>
    <w:rsid w:val="02D96FC9"/>
    <w:rsid w:val="039E09DE"/>
    <w:rsid w:val="03A80718"/>
    <w:rsid w:val="03B6607D"/>
    <w:rsid w:val="03CA0268"/>
    <w:rsid w:val="040E2E38"/>
    <w:rsid w:val="04195F67"/>
    <w:rsid w:val="04E44F99"/>
    <w:rsid w:val="056E48F5"/>
    <w:rsid w:val="0581018D"/>
    <w:rsid w:val="05EC2C7F"/>
    <w:rsid w:val="06284A12"/>
    <w:rsid w:val="06A60741"/>
    <w:rsid w:val="06BA283F"/>
    <w:rsid w:val="06D2211F"/>
    <w:rsid w:val="07304BC5"/>
    <w:rsid w:val="07D74F5A"/>
    <w:rsid w:val="082D34CD"/>
    <w:rsid w:val="08E274A7"/>
    <w:rsid w:val="09106A96"/>
    <w:rsid w:val="0A495AC1"/>
    <w:rsid w:val="0BBC5ECF"/>
    <w:rsid w:val="0C6A2463"/>
    <w:rsid w:val="0CCA1E41"/>
    <w:rsid w:val="0E92317D"/>
    <w:rsid w:val="0F526703"/>
    <w:rsid w:val="10531D07"/>
    <w:rsid w:val="108B07C3"/>
    <w:rsid w:val="10C43AFC"/>
    <w:rsid w:val="10E1243C"/>
    <w:rsid w:val="10FD6DEA"/>
    <w:rsid w:val="11AD0167"/>
    <w:rsid w:val="11DF6873"/>
    <w:rsid w:val="12115CAB"/>
    <w:rsid w:val="12915D79"/>
    <w:rsid w:val="12EA126E"/>
    <w:rsid w:val="13AC0EB6"/>
    <w:rsid w:val="14746026"/>
    <w:rsid w:val="14A92BC6"/>
    <w:rsid w:val="15784B7A"/>
    <w:rsid w:val="160669B1"/>
    <w:rsid w:val="17015B23"/>
    <w:rsid w:val="172E61D9"/>
    <w:rsid w:val="1958214C"/>
    <w:rsid w:val="19742581"/>
    <w:rsid w:val="19AF48BF"/>
    <w:rsid w:val="1B9145B4"/>
    <w:rsid w:val="1BD87786"/>
    <w:rsid w:val="1C0F4B51"/>
    <w:rsid w:val="1D6C72A0"/>
    <w:rsid w:val="1DB72142"/>
    <w:rsid w:val="1E396EC4"/>
    <w:rsid w:val="1E553428"/>
    <w:rsid w:val="1E87145E"/>
    <w:rsid w:val="209F7DD7"/>
    <w:rsid w:val="223615FD"/>
    <w:rsid w:val="22E06C43"/>
    <w:rsid w:val="23BD4151"/>
    <w:rsid w:val="23E460F8"/>
    <w:rsid w:val="24121219"/>
    <w:rsid w:val="243E048F"/>
    <w:rsid w:val="25CE1960"/>
    <w:rsid w:val="263746F6"/>
    <w:rsid w:val="27461F6F"/>
    <w:rsid w:val="2770051C"/>
    <w:rsid w:val="279C2AEA"/>
    <w:rsid w:val="28BD1769"/>
    <w:rsid w:val="28CB586F"/>
    <w:rsid w:val="29300BC6"/>
    <w:rsid w:val="2ABB6F67"/>
    <w:rsid w:val="2B3F7B0C"/>
    <w:rsid w:val="2B6C7358"/>
    <w:rsid w:val="2CCA48CD"/>
    <w:rsid w:val="2E995D5C"/>
    <w:rsid w:val="2F414063"/>
    <w:rsid w:val="2FA0475F"/>
    <w:rsid w:val="2FC47DE6"/>
    <w:rsid w:val="304602FA"/>
    <w:rsid w:val="31157180"/>
    <w:rsid w:val="31353379"/>
    <w:rsid w:val="31A50134"/>
    <w:rsid w:val="32007BE1"/>
    <w:rsid w:val="336065FE"/>
    <w:rsid w:val="33607735"/>
    <w:rsid w:val="33846C00"/>
    <w:rsid w:val="33A042D9"/>
    <w:rsid w:val="33C704ED"/>
    <w:rsid w:val="36143140"/>
    <w:rsid w:val="36D94048"/>
    <w:rsid w:val="377B3180"/>
    <w:rsid w:val="38BE1551"/>
    <w:rsid w:val="38E42D39"/>
    <w:rsid w:val="394A54C0"/>
    <w:rsid w:val="3B503FCE"/>
    <w:rsid w:val="3C9F2ACD"/>
    <w:rsid w:val="3D8F681D"/>
    <w:rsid w:val="3E4E7FDB"/>
    <w:rsid w:val="3E76029D"/>
    <w:rsid w:val="3EB66E9D"/>
    <w:rsid w:val="3EEE76CF"/>
    <w:rsid w:val="3F4C474F"/>
    <w:rsid w:val="3F663B76"/>
    <w:rsid w:val="3FD46D25"/>
    <w:rsid w:val="3FD94502"/>
    <w:rsid w:val="400D0A6C"/>
    <w:rsid w:val="410E60C9"/>
    <w:rsid w:val="41226292"/>
    <w:rsid w:val="41DC52EE"/>
    <w:rsid w:val="422614EB"/>
    <w:rsid w:val="4271190E"/>
    <w:rsid w:val="42A93772"/>
    <w:rsid w:val="43644B97"/>
    <w:rsid w:val="439D1D4F"/>
    <w:rsid w:val="43FC2F67"/>
    <w:rsid w:val="458A3690"/>
    <w:rsid w:val="459F0C55"/>
    <w:rsid w:val="46004826"/>
    <w:rsid w:val="472D0692"/>
    <w:rsid w:val="478A0803"/>
    <w:rsid w:val="47F1743F"/>
    <w:rsid w:val="48113874"/>
    <w:rsid w:val="483A75F6"/>
    <w:rsid w:val="48667F57"/>
    <w:rsid w:val="49076F08"/>
    <w:rsid w:val="4A252C36"/>
    <w:rsid w:val="4B0401B3"/>
    <w:rsid w:val="4B67355C"/>
    <w:rsid w:val="4BC52B26"/>
    <w:rsid w:val="4C1A1958"/>
    <w:rsid w:val="4C5C2331"/>
    <w:rsid w:val="4DF72DA8"/>
    <w:rsid w:val="4EBE1367"/>
    <w:rsid w:val="502A52A0"/>
    <w:rsid w:val="51803F76"/>
    <w:rsid w:val="51DA1BE0"/>
    <w:rsid w:val="52226A57"/>
    <w:rsid w:val="541D2699"/>
    <w:rsid w:val="545321EB"/>
    <w:rsid w:val="56816EF6"/>
    <w:rsid w:val="56B3576A"/>
    <w:rsid w:val="56B950FD"/>
    <w:rsid w:val="57000C3C"/>
    <w:rsid w:val="57913640"/>
    <w:rsid w:val="58054428"/>
    <w:rsid w:val="58261517"/>
    <w:rsid w:val="58BE6A2D"/>
    <w:rsid w:val="58D93789"/>
    <w:rsid w:val="599A516D"/>
    <w:rsid w:val="5A140CDE"/>
    <w:rsid w:val="5A335C05"/>
    <w:rsid w:val="5A664F8E"/>
    <w:rsid w:val="5B827764"/>
    <w:rsid w:val="5B9B2451"/>
    <w:rsid w:val="5C6C5516"/>
    <w:rsid w:val="5D0E5A75"/>
    <w:rsid w:val="5E1610C3"/>
    <w:rsid w:val="5FF75C51"/>
    <w:rsid w:val="60307850"/>
    <w:rsid w:val="61644594"/>
    <w:rsid w:val="63874D79"/>
    <w:rsid w:val="63EC6861"/>
    <w:rsid w:val="643E69C9"/>
    <w:rsid w:val="64D51BA5"/>
    <w:rsid w:val="652D039F"/>
    <w:rsid w:val="665218E8"/>
    <w:rsid w:val="67660BA5"/>
    <w:rsid w:val="67732A97"/>
    <w:rsid w:val="67C27856"/>
    <w:rsid w:val="6802077E"/>
    <w:rsid w:val="68D628FA"/>
    <w:rsid w:val="690C5951"/>
    <w:rsid w:val="698D61E8"/>
    <w:rsid w:val="69EC5F38"/>
    <w:rsid w:val="6B1A69A9"/>
    <w:rsid w:val="6C041A0B"/>
    <w:rsid w:val="6C193FBC"/>
    <w:rsid w:val="6C2E3EC2"/>
    <w:rsid w:val="6CEF0DBC"/>
    <w:rsid w:val="6E58531A"/>
    <w:rsid w:val="6E5D0438"/>
    <w:rsid w:val="6EC2353D"/>
    <w:rsid w:val="6F035193"/>
    <w:rsid w:val="6F1A4AB2"/>
    <w:rsid w:val="6F6D7597"/>
    <w:rsid w:val="6FA6309D"/>
    <w:rsid w:val="6FA72B8D"/>
    <w:rsid w:val="707B47C8"/>
    <w:rsid w:val="70991124"/>
    <w:rsid w:val="72316366"/>
    <w:rsid w:val="734656DA"/>
    <w:rsid w:val="737357E0"/>
    <w:rsid w:val="7424383D"/>
    <w:rsid w:val="745078EF"/>
    <w:rsid w:val="74E45E37"/>
    <w:rsid w:val="74EE22AF"/>
    <w:rsid w:val="751A559C"/>
    <w:rsid w:val="754875E8"/>
    <w:rsid w:val="7557197E"/>
    <w:rsid w:val="758A1234"/>
    <w:rsid w:val="75D428A1"/>
    <w:rsid w:val="765A5BD6"/>
    <w:rsid w:val="76A112C4"/>
    <w:rsid w:val="76AD5456"/>
    <w:rsid w:val="76E84C2E"/>
    <w:rsid w:val="779F6507"/>
    <w:rsid w:val="77F52A71"/>
    <w:rsid w:val="78AE2E96"/>
    <w:rsid w:val="78C929AB"/>
    <w:rsid w:val="79F410C5"/>
    <w:rsid w:val="7A91629A"/>
    <w:rsid w:val="7AF1535D"/>
    <w:rsid w:val="7CD4332C"/>
    <w:rsid w:val="7CEF31AA"/>
    <w:rsid w:val="7D5420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0D52B8"/>
  <w15:docId w15:val="{43AE5C50-D41B-49D0-B5E0-172AD030F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Variable"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rPr>
  </w:style>
  <w:style w:type="paragraph" w:styleId="a5">
    <w:name w:val="Normal (Web)"/>
    <w:basedOn w:val="a"/>
    <w:qFormat/>
    <w:pPr>
      <w:jc w:val="left"/>
    </w:pPr>
    <w:rPr>
      <w:rFonts w:cs="Times New Roman"/>
      <w:kern w:val="0"/>
      <w:sz w:val="24"/>
    </w:rPr>
  </w:style>
  <w:style w:type="character" w:styleId="a6">
    <w:name w:val="Strong"/>
    <w:basedOn w:val="a0"/>
    <w:qFormat/>
    <w:rPr>
      <w:b/>
    </w:rPr>
  </w:style>
  <w:style w:type="character" w:styleId="a7">
    <w:name w:val="FollowedHyperlink"/>
    <w:basedOn w:val="a0"/>
    <w:qFormat/>
    <w:rPr>
      <w:color w:val="333333"/>
      <w:u w:val="none"/>
    </w:rPr>
  </w:style>
  <w:style w:type="character" w:styleId="a8">
    <w:name w:val="Hyperlink"/>
    <w:basedOn w:val="a0"/>
    <w:uiPriority w:val="99"/>
    <w:qFormat/>
    <w:rPr>
      <w:color w:val="333333"/>
      <w:u w:val="none"/>
    </w:rPr>
  </w:style>
  <w:style w:type="character" w:styleId="HTML">
    <w:name w:val="HTML Code"/>
    <w:basedOn w:val="a0"/>
    <w:qFormat/>
    <w:rPr>
      <w:rFonts w:ascii="Courier New" w:hAnsi="Courier New"/>
      <w:sz w:val="20"/>
    </w:rPr>
  </w:style>
  <w:style w:type="table" w:styleId="a9">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xt">
    <w:name w:val="txt"/>
    <w:basedOn w:val="a0"/>
    <w:qFormat/>
  </w:style>
  <w:style w:type="character" w:customStyle="1" w:styleId="tip">
    <w:name w:val="tip"/>
    <w:basedOn w:val="a0"/>
    <w:qFormat/>
    <w:rPr>
      <w:color w:val="999999"/>
      <w:sz w:val="18"/>
      <w:szCs w:val="18"/>
    </w:rPr>
  </w:style>
  <w:style w:type="character" w:customStyle="1" w:styleId="10">
    <w:name w:val="引用1"/>
    <w:basedOn w:val="a0"/>
    <w:qFormat/>
    <w:rPr>
      <w:color w:val="6B6B6B"/>
      <w:sz w:val="18"/>
      <w:szCs w:val="18"/>
    </w:rPr>
  </w:style>
  <w:style w:type="character" w:customStyle="1" w:styleId="article-type">
    <w:name w:val="article-type"/>
    <w:basedOn w:val="a0"/>
    <w:qFormat/>
    <w:rPr>
      <w:sz w:val="18"/>
      <w:szCs w:val="18"/>
    </w:rPr>
  </w:style>
  <w:style w:type="character" w:customStyle="1" w:styleId="article-type1">
    <w:name w:val="article-type1"/>
    <w:basedOn w:val="a0"/>
    <w:qFormat/>
  </w:style>
  <w:style w:type="character" w:customStyle="1" w:styleId="red">
    <w:name w:val="red"/>
    <w:basedOn w:val="a0"/>
    <w:qFormat/>
    <w:rPr>
      <w:color w:val="FF0000"/>
    </w:rPr>
  </w:style>
  <w:style w:type="paragraph" w:styleId="aa">
    <w:name w:val="List Paragraph"/>
    <w:basedOn w:val="a"/>
    <w:uiPriority w:val="99"/>
    <w:qFormat/>
    <w:pPr>
      <w:ind w:firstLineChars="200" w:firstLine="420"/>
    </w:pPr>
  </w:style>
  <w:style w:type="character" w:customStyle="1" w:styleId="20">
    <w:name w:val="标题 2 字符"/>
    <w:link w:val="2"/>
    <w:rPr>
      <w:rFonts w:ascii="Arial" w:eastAsia="黑体" w:hAnsi="Arial"/>
      <w:b/>
      <w:sz w:val="32"/>
    </w:rPr>
  </w:style>
  <w:style w:type="character" w:customStyle="1" w:styleId="a4">
    <w:name w:val="批注框文本 字符"/>
    <w:basedOn w:val="a0"/>
    <w:link w:val="a3"/>
    <w:qFormat/>
    <w:rPr>
      <w:rFonts w:asciiTheme="minorHAnsi" w:eastAsiaTheme="minorEastAsia" w:hAnsiTheme="minorHAnsi" w:cstheme="minorBidi"/>
      <w:kern w:val="2"/>
      <w:sz w:val="18"/>
      <w:szCs w:val="18"/>
    </w:rPr>
  </w:style>
  <w:style w:type="character" w:customStyle="1" w:styleId="11">
    <w:name w:val="未处理的提及1"/>
    <w:basedOn w:val="a0"/>
    <w:uiPriority w:val="99"/>
    <w:semiHidden/>
    <w:unhideWhenUsed/>
    <w:qFormat/>
    <w:rPr>
      <w:color w:val="605E5C"/>
      <w:shd w:val="clear" w:color="auto" w:fill="E1DFDD"/>
    </w:rPr>
  </w:style>
  <w:style w:type="paragraph" w:styleId="TOC">
    <w:name w:val="TOC Heading"/>
    <w:basedOn w:val="1"/>
    <w:next w:val="a"/>
    <w:uiPriority w:val="39"/>
    <w:unhideWhenUsed/>
    <w:qFormat/>
    <w:rsid w:val="009B7BF9"/>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a"/>
    <w:next w:val="a"/>
    <w:autoRedefine/>
    <w:uiPriority w:val="39"/>
    <w:unhideWhenUsed/>
    <w:rsid w:val="009B7BF9"/>
    <w:pPr>
      <w:widowControl/>
      <w:spacing w:after="100" w:line="259" w:lineRule="auto"/>
      <w:ind w:left="220"/>
      <w:jc w:val="left"/>
    </w:pPr>
    <w:rPr>
      <w:rFonts w:cs="Times New Roman"/>
      <w:kern w:val="0"/>
      <w:sz w:val="22"/>
      <w:szCs w:val="22"/>
    </w:rPr>
  </w:style>
  <w:style w:type="paragraph" w:styleId="TOC1">
    <w:name w:val="toc 1"/>
    <w:basedOn w:val="a"/>
    <w:next w:val="a"/>
    <w:autoRedefine/>
    <w:uiPriority w:val="39"/>
    <w:unhideWhenUsed/>
    <w:rsid w:val="009B7BF9"/>
    <w:pPr>
      <w:widowControl/>
      <w:spacing w:after="100" w:line="259" w:lineRule="auto"/>
      <w:jc w:val="left"/>
    </w:pPr>
    <w:rPr>
      <w:rFonts w:cs="Times New Roman"/>
      <w:kern w:val="0"/>
      <w:sz w:val="22"/>
      <w:szCs w:val="22"/>
    </w:rPr>
  </w:style>
  <w:style w:type="paragraph" w:styleId="TOC3">
    <w:name w:val="toc 3"/>
    <w:basedOn w:val="a"/>
    <w:next w:val="a"/>
    <w:autoRedefine/>
    <w:uiPriority w:val="39"/>
    <w:unhideWhenUsed/>
    <w:rsid w:val="009B7BF9"/>
    <w:pPr>
      <w:widowControl/>
      <w:spacing w:after="100" w:line="259" w:lineRule="auto"/>
      <w:ind w:left="440"/>
      <w:jc w:val="left"/>
    </w:pPr>
    <w:rPr>
      <w:rFonts w:cs="Times New Roman"/>
      <w:kern w:val="0"/>
      <w:sz w:val="22"/>
      <w:szCs w:val="22"/>
    </w:rPr>
  </w:style>
  <w:style w:type="character" w:styleId="ab">
    <w:name w:val="Unresolved Mention"/>
    <w:basedOn w:val="a0"/>
    <w:uiPriority w:val="99"/>
    <w:semiHidden/>
    <w:unhideWhenUsed/>
    <w:rsid w:val="006833C5"/>
    <w:rPr>
      <w:color w:val="605E5C"/>
      <w:shd w:val="clear" w:color="auto" w:fill="E1DFDD"/>
    </w:rPr>
  </w:style>
  <w:style w:type="paragraph" w:styleId="ac">
    <w:name w:val="header"/>
    <w:basedOn w:val="a"/>
    <w:link w:val="ad"/>
    <w:rsid w:val="009761C1"/>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rsid w:val="009761C1"/>
    <w:rPr>
      <w:rFonts w:asciiTheme="minorHAnsi" w:eastAsiaTheme="minorEastAsia" w:hAnsiTheme="minorHAnsi" w:cstheme="minorBidi"/>
      <w:kern w:val="2"/>
      <w:sz w:val="18"/>
      <w:szCs w:val="18"/>
    </w:rPr>
  </w:style>
  <w:style w:type="paragraph" w:styleId="ae">
    <w:name w:val="footer"/>
    <w:basedOn w:val="a"/>
    <w:link w:val="af"/>
    <w:rsid w:val="009761C1"/>
    <w:pPr>
      <w:tabs>
        <w:tab w:val="center" w:pos="4153"/>
        <w:tab w:val="right" w:pos="8306"/>
      </w:tabs>
      <w:snapToGrid w:val="0"/>
      <w:jc w:val="left"/>
    </w:pPr>
    <w:rPr>
      <w:sz w:val="18"/>
      <w:szCs w:val="18"/>
    </w:rPr>
  </w:style>
  <w:style w:type="character" w:customStyle="1" w:styleId="af">
    <w:name w:val="页脚 字符"/>
    <w:basedOn w:val="a0"/>
    <w:link w:val="ae"/>
    <w:rsid w:val="009761C1"/>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082350">
      <w:bodyDiv w:val="1"/>
      <w:marLeft w:val="0"/>
      <w:marRight w:val="0"/>
      <w:marTop w:val="0"/>
      <w:marBottom w:val="0"/>
      <w:divBdr>
        <w:top w:val="none" w:sz="0" w:space="0" w:color="auto"/>
        <w:left w:val="none" w:sz="0" w:space="0" w:color="auto"/>
        <w:bottom w:val="none" w:sz="0" w:space="0" w:color="auto"/>
        <w:right w:val="none" w:sz="0" w:space="0" w:color="auto"/>
      </w:divBdr>
      <w:divsChild>
        <w:div w:id="974989513">
          <w:marLeft w:val="0"/>
          <w:marRight w:val="0"/>
          <w:marTop w:val="0"/>
          <w:marBottom w:val="0"/>
          <w:divBdr>
            <w:top w:val="none" w:sz="0" w:space="0" w:color="auto"/>
            <w:left w:val="none" w:sz="0" w:space="0" w:color="auto"/>
            <w:bottom w:val="none" w:sz="0" w:space="0" w:color="auto"/>
            <w:right w:val="none" w:sz="0" w:space="0" w:color="auto"/>
          </w:divBdr>
        </w:div>
        <w:div w:id="1017585438">
          <w:marLeft w:val="0"/>
          <w:marRight w:val="0"/>
          <w:marTop w:val="0"/>
          <w:marBottom w:val="0"/>
          <w:divBdr>
            <w:top w:val="none" w:sz="0" w:space="0" w:color="auto"/>
            <w:left w:val="none" w:sz="0" w:space="0" w:color="auto"/>
            <w:bottom w:val="none" w:sz="0" w:space="0" w:color="auto"/>
            <w:right w:val="none" w:sz="0" w:space="0" w:color="auto"/>
          </w:divBdr>
        </w:div>
        <w:div w:id="1460222017">
          <w:marLeft w:val="0"/>
          <w:marRight w:val="0"/>
          <w:marTop w:val="0"/>
          <w:marBottom w:val="0"/>
          <w:divBdr>
            <w:top w:val="none" w:sz="0" w:space="0" w:color="auto"/>
            <w:left w:val="none" w:sz="0" w:space="0" w:color="auto"/>
            <w:bottom w:val="none" w:sz="0" w:space="0" w:color="auto"/>
            <w:right w:val="none" w:sz="0" w:space="0" w:color="auto"/>
          </w:divBdr>
        </w:div>
      </w:divsChild>
    </w:div>
    <w:div w:id="959609487">
      <w:bodyDiv w:val="1"/>
      <w:marLeft w:val="0"/>
      <w:marRight w:val="0"/>
      <w:marTop w:val="0"/>
      <w:marBottom w:val="0"/>
      <w:divBdr>
        <w:top w:val="none" w:sz="0" w:space="0" w:color="auto"/>
        <w:left w:val="none" w:sz="0" w:space="0" w:color="auto"/>
        <w:bottom w:val="none" w:sz="0" w:space="0" w:color="auto"/>
        <w:right w:val="none" w:sz="0" w:space="0" w:color="auto"/>
      </w:divBdr>
      <w:divsChild>
        <w:div w:id="1651669893">
          <w:marLeft w:val="0"/>
          <w:marRight w:val="0"/>
          <w:marTop w:val="0"/>
          <w:marBottom w:val="0"/>
          <w:divBdr>
            <w:top w:val="none" w:sz="0" w:space="0" w:color="auto"/>
            <w:left w:val="none" w:sz="0" w:space="0" w:color="auto"/>
            <w:bottom w:val="none" w:sz="0" w:space="0" w:color="auto"/>
            <w:right w:val="none" w:sz="0" w:space="0" w:color="auto"/>
          </w:divBdr>
        </w:div>
        <w:div w:id="1187216640">
          <w:marLeft w:val="0"/>
          <w:marRight w:val="0"/>
          <w:marTop w:val="0"/>
          <w:marBottom w:val="0"/>
          <w:divBdr>
            <w:top w:val="none" w:sz="0" w:space="0" w:color="auto"/>
            <w:left w:val="none" w:sz="0" w:space="0" w:color="auto"/>
            <w:bottom w:val="none" w:sz="0" w:space="0" w:color="auto"/>
            <w:right w:val="none" w:sz="0" w:space="0" w:color="auto"/>
          </w:divBdr>
        </w:div>
        <w:div w:id="332489479">
          <w:marLeft w:val="0"/>
          <w:marRight w:val="0"/>
          <w:marTop w:val="0"/>
          <w:marBottom w:val="0"/>
          <w:divBdr>
            <w:top w:val="none" w:sz="0" w:space="0" w:color="auto"/>
            <w:left w:val="none" w:sz="0" w:space="0" w:color="auto"/>
            <w:bottom w:val="none" w:sz="0" w:space="0" w:color="auto"/>
            <w:right w:val="none" w:sz="0" w:space="0" w:color="auto"/>
          </w:divBdr>
        </w:div>
      </w:divsChild>
    </w:div>
    <w:div w:id="965697753">
      <w:bodyDiv w:val="1"/>
      <w:marLeft w:val="0"/>
      <w:marRight w:val="0"/>
      <w:marTop w:val="0"/>
      <w:marBottom w:val="0"/>
      <w:divBdr>
        <w:top w:val="none" w:sz="0" w:space="0" w:color="auto"/>
        <w:left w:val="none" w:sz="0" w:space="0" w:color="auto"/>
        <w:bottom w:val="none" w:sz="0" w:space="0" w:color="auto"/>
        <w:right w:val="none" w:sz="0" w:space="0" w:color="auto"/>
      </w:divBdr>
    </w:div>
    <w:div w:id="19466886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10.2.12.123:8080/browse/BUDGET-7190" TargetMode="External"/><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66"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lib.csdn.net/base/oracl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10.2.12.123:8080/browse/BUDGET-7198" TargetMode="External"/><Relationship Id="rId62"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63B5C6-A4B2-4E85-B292-A0995280E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34</Pages>
  <Words>3114</Words>
  <Characters>17751</Characters>
  <Application>Microsoft Office Word</Application>
  <DocSecurity>0</DocSecurity>
  <Lines>147</Lines>
  <Paragraphs>41</Paragraphs>
  <ScaleCrop>false</ScaleCrop>
  <Company/>
  <LinksUpToDate>false</LinksUpToDate>
  <CharactersWithSpaces>20824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longshuangfeng</dc:creator>
  <cp:lastModifiedBy>杨自明</cp:lastModifiedBy>
  <cp:revision>102</cp:revision>
  <dcterms:created xsi:type="dcterms:W3CDTF">2014-10-29T12:08:00Z</dcterms:created>
  <dcterms:modified xsi:type="dcterms:W3CDTF">2020-05-15T11:53:00Z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